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E12BF" w14:textId="77777777" w:rsidR="00C81025" w:rsidRDefault="00C81025" w:rsidP="00205260">
      <w:pPr>
        <w:ind w:left="360" w:firstLineChars="200" w:firstLine="420"/>
        <w:rPr>
          <w:rFonts w:hint="eastAsia"/>
        </w:rPr>
      </w:pPr>
    </w:p>
    <w:p w14:paraId="415790DC" w14:textId="77777777" w:rsidR="00C81025" w:rsidRDefault="00C81025" w:rsidP="00205260">
      <w:pPr>
        <w:ind w:firstLineChars="200" w:firstLine="408"/>
        <w:rPr>
          <w:rFonts w:ascii="微软雅黑" w:eastAsia="微软雅黑" w:hAnsi="微软雅黑" w:cs="Microsoft YaHei UI" w:hint="eastAsia"/>
          <w:bCs/>
          <w:noProof/>
          <w:color w:val="000000" w:themeColor="text1"/>
          <w:spacing w:val="12"/>
          <w:sz w:val="18"/>
          <w:szCs w:val="18"/>
        </w:rPr>
      </w:pPr>
    </w:p>
    <w:p w14:paraId="27F6C944" w14:textId="77777777" w:rsidR="00C81025" w:rsidRDefault="00C81025" w:rsidP="00205260">
      <w:pPr>
        <w:ind w:firstLineChars="200" w:firstLine="408"/>
        <w:rPr>
          <w:rFonts w:ascii="微软雅黑" w:eastAsia="微软雅黑" w:hAnsi="微软雅黑" w:cs="Microsoft YaHei UI" w:hint="eastAsia"/>
          <w:bCs/>
          <w:noProof/>
          <w:color w:val="000000" w:themeColor="text1"/>
          <w:spacing w:val="12"/>
          <w:sz w:val="18"/>
          <w:szCs w:val="18"/>
        </w:rPr>
      </w:pPr>
    </w:p>
    <w:p w14:paraId="684A777C" w14:textId="74EC92EB" w:rsidR="00C81025" w:rsidRDefault="00C81025" w:rsidP="00205260">
      <w:pPr>
        <w:rPr>
          <w:rFonts w:ascii="微软雅黑" w:eastAsia="微软雅黑" w:hAnsi="微软雅黑" w:cs="Microsoft YaHei UI" w:hint="eastAsia"/>
          <w:bCs/>
          <w:noProof/>
          <w:color w:val="000000" w:themeColor="text1"/>
          <w:spacing w:val="12"/>
          <w:sz w:val="18"/>
          <w:szCs w:val="18"/>
        </w:rPr>
      </w:pPr>
    </w:p>
    <w:p w14:paraId="7DFA4C32" w14:textId="112F10F0" w:rsidR="00C81025" w:rsidRDefault="008D27E9" w:rsidP="006E0B1D">
      <w:pPr>
        <w:pStyle w:val="a3"/>
        <w:rPr>
          <w:rFonts w:hint="eastAsia"/>
          <w:noProof/>
        </w:rPr>
      </w:pPr>
      <w:r>
        <w:rPr>
          <w:rFonts w:hint="eastAsia"/>
          <w:noProof/>
        </w:rPr>
        <w:t xml:space="preserve">荒原即是战场 | </w:t>
      </w:r>
      <w:r w:rsidR="00A45C01">
        <w:rPr>
          <w:rFonts w:hint="eastAsia"/>
          <w:noProof/>
        </w:rPr>
        <w:t>简单</w:t>
      </w:r>
      <w:r w:rsidR="004D0161">
        <w:rPr>
          <w:rFonts w:hint="eastAsia"/>
          <w:noProof/>
        </w:rPr>
        <w:t>review</w:t>
      </w:r>
      <w:r w:rsidR="00A45C01">
        <w:rPr>
          <w:rFonts w:hint="eastAsia"/>
          <w:noProof/>
        </w:rPr>
        <w:t>下《死亡搁浅》</w:t>
      </w:r>
    </w:p>
    <w:p w14:paraId="79AB1E63" w14:textId="77777777" w:rsidR="00A45C01" w:rsidRDefault="00A45C01" w:rsidP="00205260">
      <w:pPr>
        <w:ind w:firstLineChars="200" w:firstLine="408"/>
        <w:rPr>
          <w:rFonts w:ascii="微软雅黑" w:eastAsia="微软雅黑" w:hAnsi="微软雅黑" w:cs="Microsoft YaHei UI" w:hint="eastAsia"/>
          <w:bCs/>
          <w:noProof/>
          <w:color w:val="000000" w:themeColor="text1"/>
          <w:spacing w:val="12"/>
          <w:sz w:val="18"/>
          <w:szCs w:val="18"/>
        </w:rPr>
      </w:pPr>
    </w:p>
    <w:p w14:paraId="1A9A415E" w14:textId="192218C9" w:rsidR="008D27E9" w:rsidRDefault="006E0B1D" w:rsidP="00205260">
      <w:pPr>
        <w:ind w:firstLineChars="200" w:firstLine="420"/>
        <w:rPr>
          <w:rFonts w:ascii="微软雅黑" w:eastAsia="微软雅黑" w:hAnsi="微软雅黑" w:cs="Microsoft YaHei UI" w:hint="eastAsia"/>
          <w:bCs/>
          <w:noProof/>
          <w:color w:val="000000" w:themeColor="text1"/>
          <w:spacing w:val="12"/>
          <w:sz w:val="18"/>
          <w:szCs w:val="18"/>
        </w:rPr>
      </w:pPr>
      <w:r>
        <w:rPr>
          <w:rFonts w:hint="eastAsia"/>
          <w:noProof/>
        </w:rPr>
        <w:drawing>
          <wp:inline distT="0" distB="0" distL="0" distR="0" wp14:anchorId="312825B5" wp14:editId="1BD8710B">
            <wp:extent cx="5274310" cy="2970530"/>
            <wp:effectExtent l="0" t="0" r="2540" b="1270"/>
            <wp:docPr id="1978290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70530"/>
                    </a:xfrm>
                    <a:prstGeom prst="rect">
                      <a:avLst/>
                    </a:prstGeom>
                    <a:noFill/>
                    <a:ln>
                      <a:noFill/>
                    </a:ln>
                  </pic:spPr>
                </pic:pic>
              </a:graphicData>
            </a:graphic>
          </wp:inline>
        </w:drawing>
      </w:r>
    </w:p>
    <w:p w14:paraId="296DAB7C" w14:textId="77777777" w:rsidR="00A45C01" w:rsidRDefault="00A45C01" w:rsidP="00205260">
      <w:pPr>
        <w:ind w:firstLineChars="200" w:firstLine="408"/>
        <w:rPr>
          <w:rFonts w:ascii="微软雅黑" w:eastAsia="微软雅黑" w:hAnsi="微软雅黑" w:cs="Microsoft YaHei UI" w:hint="eastAsia"/>
          <w:bCs/>
          <w:noProof/>
          <w:color w:val="000000" w:themeColor="text1"/>
          <w:spacing w:val="12"/>
          <w:sz w:val="18"/>
          <w:szCs w:val="18"/>
        </w:rPr>
      </w:pPr>
    </w:p>
    <w:p w14:paraId="50E928EE" w14:textId="2293E691" w:rsidR="00C81025" w:rsidRDefault="00797B75" w:rsidP="00205260">
      <w:pPr>
        <w:ind w:firstLineChars="200" w:firstLine="408"/>
        <w:rPr>
          <w:rFonts w:ascii="微软雅黑" w:eastAsia="微软雅黑" w:hAnsi="微软雅黑" w:cs="Microsoft YaHei UI" w:hint="eastAsia"/>
          <w:bCs/>
          <w:noProof/>
          <w:color w:val="000000" w:themeColor="text1"/>
          <w:spacing w:val="12"/>
          <w:sz w:val="18"/>
          <w:szCs w:val="18"/>
        </w:rPr>
      </w:pPr>
      <w:r>
        <w:rPr>
          <w:rFonts w:ascii="微软雅黑" w:eastAsia="微软雅黑" w:hAnsi="微软雅黑" w:cs="Microsoft YaHei UI" w:hint="eastAsia"/>
          <w:bCs/>
          <w:noProof/>
          <w:color w:val="000000" w:themeColor="text1"/>
          <w:spacing w:val="12"/>
          <w:sz w:val="18"/>
          <w:szCs w:val="18"/>
        </w:rPr>
        <w:t>穿越</w:t>
      </w:r>
      <w:r w:rsidR="003A6C17">
        <w:rPr>
          <w:rFonts w:ascii="微软雅黑" w:eastAsia="微软雅黑" w:hAnsi="微软雅黑" w:cs="Microsoft YaHei UI" w:hint="eastAsia"/>
          <w:bCs/>
          <w:noProof/>
          <w:color w:val="000000" w:themeColor="text1"/>
          <w:spacing w:val="12"/>
          <w:sz w:val="18"/>
          <w:szCs w:val="18"/>
        </w:rPr>
        <w:t>苔原</w:t>
      </w:r>
      <w:r w:rsidR="00BC0506">
        <w:rPr>
          <w:rFonts w:ascii="微软雅黑" w:eastAsia="微软雅黑" w:hAnsi="微软雅黑" w:cs="Microsoft YaHei UI" w:hint="eastAsia"/>
          <w:bCs/>
          <w:noProof/>
          <w:color w:val="000000" w:themeColor="text1"/>
          <w:spacing w:val="12"/>
          <w:sz w:val="18"/>
          <w:szCs w:val="18"/>
        </w:rPr>
        <w:t>的荒芜与寂静</w:t>
      </w:r>
      <w:r w:rsidR="003A6C17">
        <w:rPr>
          <w:rFonts w:ascii="微软雅黑" w:eastAsia="微软雅黑" w:hAnsi="微软雅黑" w:cs="Microsoft YaHei UI" w:hint="eastAsia"/>
          <w:bCs/>
          <w:noProof/>
          <w:color w:val="000000" w:themeColor="text1"/>
          <w:spacing w:val="12"/>
          <w:sz w:val="18"/>
          <w:szCs w:val="18"/>
        </w:rPr>
        <w:t>，</w:t>
      </w:r>
      <w:r w:rsidR="00C81025" w:rsidRPr="00C81025">
        <w:rPr>
          <w:rFonts w:ascii="微软雅黑" w:eastAsia="微软雅黑" w:hAnsi="微软雅黑" w:cs="Microsoft YaHei UI" w:hint="eastAsia"/>
          <w:bCs/>
          <w:noProof/>
          <w:color w:val="000000" w:themeColor="text1"/>
          <w:spacing w:val="12"/>
          <w:sz w:val="18"/>
          <w:szCs w:val="18"/>
        </w:rPr>
        <w:t>绕过米尔人的营地，借助</w:t>
      </w:r>
      <w:r w:rsidR="00BC0506">
        <w:rPr>
          <w:rFonts w:ascii="微软雅黑" w:eastAsia="微软雅黑" w:hAnsi="微软雅黑" w:cs="Microsoft YaHei UI" w:hint="eastAsia"/>
          <w:bCs/>
          <w:noProof/>
          <w:color w:val="000000" w:themeColor="text1"/>
          <w:spacing w:val="12"/>
          <w:sz w:val="18"/>
          <w:szCs w:val="18"/>
        </w:rPr>
        <w:t>陌生</w:t>
      </w:r>
      <w:r w:rsidR="00C81025" w:rsidRPr="00C81025">
        <w:rPr>
          <w:rFonts w:ascii="微软雅黑" w:eastAsia="微软雅黑" w:hAnsi="微软雅黑" w:cs="Microsoft YaHei UI" w:hint="eastAsia"/>
          <w:bCs/>
          <w:noProof/>
          <w:color w:val="000000" w:themeColor="text1"/>
          <w:spacing w:val="12"/>
          <w:sz w:val="18"/>
          <w:szCs w:val="18"/>
        </w:rPr>
        <w:t>玩家留下的绳索、梯子</w:t>
      </w:r>
      <w:r w:rsidR="00BC0506">
        <w:rPr>
          <w:rFonts w:ascii="微软雅黑" w:eastAsia="微软雅黑" w:hAnsi="微软雅黑" w:cs="Microsoft YaHei UI" w:hint="eastAsia"/>
          <w:bCs/>
          <w:noProof/>
          <w:color w:val="000000" w:themeColor="text1"/>
          <w:spacing w:val="12"/>
          <w:sz w:val="18"/>
          <w:szCs w:val="18"/>
        </w:rPr>
        <w:t>，在峭壁上攀爬，</w:t>
      </w:r>
      <w:r w:rsidR="00C81025" w:rsidRPr="00C81025">
        <w:rPr>
          <w:rFonts w:ascii="微软雅黑" w:eastAsia="微软雅黑" w:hAnsi="微软雅黑" w:cs="Microsoft YaHei UI" w:hint="eastAsia"/>
          <w:bCs/>
          <w:noProof/>
          <w:color w:val="000000" w:themeColor="text1"/>
          <w:spacing w:val="12"/>
          <w:sz w:val="18"/>
          <w:szCs w:val="18"/>
        </w:rPr>
        <w:t>终于来到</w:t>
      </w:r>
      <w:r w:rsidR="00205260">
        <w:rPr>
          <w:rFonts w:ascii="微软雅黑" w:eastAsia="微软雅黑" w:hAnsi="微软雅黑" w:cs="Microsoft YaHei UI" w:hint="eastAsia"/>
          <w:bCs/>
          <w:noProof/>
          <w:color w:val="000000" w:themeColor="text1"/>
          <w:spacing w:val="12"/>
          <w:sz w:val="18"/>
          <w:szCs w:val="18"/>
        </w:rPr>
        <w:t>山顶的目的地，</w:t>
      </w:r>
      <w:r w:rsidR="00CE0C00">
        <w:rPr>
          <w:rFonts w:ascii="微软雅黑" w:eastAsia="微软雅黑" w:hAnsi="微软雅黑" w:cs="Microsoft YaHei UI" w:hint="eastAsia"/>
          <w:bCs/>
          <w:noProof/>
          <w:color w:val="000000" w:themeColor="text1"/>
          <w:spacing w:val="12"/>
          <w:sz w:val="18"/>
          <w:szCs w:val="18"/>
        </w:rPr>
        <w:t>将</w:t>
      </w:r>
      <w:r>
        <w:rPr>
          <w:rFonts w:ascii="微软雅黑" w:eastAsia="微软雅黑" w:hAnsi="微软雅黑" w:cs="Microsoft YaHei UI" w:hint="eastAsia"/>
          <w:bCs/>
          <w:noProof/>
          <w:color w:val="000000" w:themeColor="text1"/>
          <w:spacing w:val="12"/>
          <w:sz w:val="18"/>
          <w:szCs w:val="18"/>
        </w:rPr>
        <w:t>药物</w:t>
      </w:r>
      <w:r w:rsidR="00CE0C00">
        <w:rPr>
          <w:rFonts w:ascii="微软雅黑" w:eastAsia="微软雅黑" w:hAnsi="微软雅黑" w:cs="Microsoft YaHei UI" w:hint="eastAsia"/>
          <w:bCs/>
          <w:noProof/>
          <w:color w:val="000000" w:themeColor="text1"/>
          <w:spacing w:val="12"/>
          <w:sz w:val="18"/>
          <w:szCs w:val="18"/>
        </w:rPr>
        <w:t>送达</w:t>
      </w:r>
      <w:r w:rsidR="00755839">
        <w:rPr>
          <w:rFonts w:ascii="微软雅黑" w:eastAsia="微软雅黑" w:hAnsi="微软雅黑" w:cs="Microsoft YaHei UI" w:hint="eastAsia"/>
          <w:bCs/>
          <w:noProof/>
          <w:color w:val="000000" w:themeColor="text1"/>
          <w:spacing w:val="12"/>
          <w:sz w:val="18"/>
          <w:szCs w:val="18"/>
        </w:rPr>
        <w:t>避难所的终端机</w:t>
      </w:r>
      <w:r w:rsidR="003A6C17">
        <w:rPr>
          <w:rFonts w:ascii="微软雅黑" w:eastAsia="微软雅黑" w:hAnsi="微软雅黑" w:cs="Microsoft YaHei UI" w:hint="eastAsia"/>
          <w:bCs/>
          <w:noProof/>
          <w:color w:val="000000" w:themeColor="text1"/>
          <w:spacing w:val="12"/>
          <w:sz w:val="18"/>
          <w:szCs w:val="18"/>
        </w:rPr>
        <w:t>完成本</w:t>
      </w:r>
      <w:r w:rsidR="00FD101E">
        <w:rPr>
          <w:rFonts w:ascii="微软雅黑" w:eastAsia="微软雅黑" w:hAnsi="微软雅黑" w:cs="Microsoft YaHei UI" w:hint="eastAsia"/>
          <w:bCs/>
          <w:noProof/>
          <w:color w:val="000000" w:themeColor="text1"/>
          <w:spacing w:val="12"/>
          <w:sz w:val="18"/>
          <w:szCs w:val="18"/>
        </w:rPr>
        <w:t>次派送任务</w:t>
      </w:r>
      <w:r w:rsidR="00755839">
        <w:rPr>
          <w:rFonts w:ascii="微软雅黑" w:eastAsia="微软雅黑" w:hAnsi="微软雅黑" w:cs="Microsoft YaHei UI" w:hint="eastAsia"/>
          <w:bCs/>
          <w:noProof/>
          <w:color w:val="000000" w:themeColor="text1"/>
          <w:spacing w:val="12"/>
          <w:sz w:val="18"/>
          <w:szCs w:val="18"/>
        </w:rPr>
        <w:t>，</w:t>
      </w:r>
      <w:r w:rsidR="003A6C17">
        <w:rPr>
          <w:rFonts w:ascii="微软雅黑" w:eastAsia="微软雅黑" w:hAnsi="微软雅黑" w:cs="Microsoft YaHei UI" w:hint="eastAsia"/>
          <w:bCs/>
          <w:noProof/>
          <w:color w:val="000000" w:themeColor="text1"/>
          <w:spacing w:val="12"/>
          <w:sz w:val="18"/>
          <w:szCs w:val="18"/>
        </w:rPr>
        <w:t>画面中</w:t>
      </w:r>
      <w:r w:rsidR="00470FFB">
        <w:rPr>
          <w:rFonts w:ascii="微软雅黑" w:eastAsia="微软雅黑" w:hAnsi="微软雅黑" w:cs="Microsoft YaHei UI" w:hint="eastAsia"/>
          <w:bCs/>
          <w:noProof/>
          <w:color w:val="000000" w:themeColor="text1"/>
          <w:spacing w:val="12"/>
          <w:sz w:val="18"/>
          <w:szCs w:val="18"/>
        </w:rPr>
        <w:t>浮现</w:t>
      </w:r>
      <w:r w:rsidR="00755839">
        <w:rPr>
          <w:rFonts w:ascii="微软雅黑" w:eastAsia="微软雅黑" w:hAnsi="微软雅黑" w:cs="Microsoft YaHei UI" w:hint="eastAsia"/>
          <w:bCs/>
          <w:noProof/>
          <w:color w:val="000000" w:themeColor="text1"/>
          <w:spacing w:val="12"/>
          <w:sz w:val="18"/>
          <w:szCs w:val="18"/>
        </w:rPr>
        <w:t>老爷子的虚拟投影，他告诉我们</w:t>
      </w:r>
      <w:r w:rsidR="00CE33EF">
        <w:rPr>
          <w:rFonts w:ascii="微软雅黑" w:eastAsia="微软雅黑" w:hAnsi="微软雅黑" w:cs="Microsoft YaHei UI" w:hint="eastAsia"/>
          <w:bCs/>
          <w:noProof/>
          <w:color w:val="000000" w:themeColor="text1"/>
          <w:spacing w:val="12"/>
          <w:sz w:val="18"/>
          <w:szCs w:val="18"/>
        </w:rPr>
        <w:t>他</w:t>
      </w:r>
      <w:r w:rsidR="00DF2B3B">
        <w:rPr>
          <w:rFonts w:ascii="微软雅黑" w:eastAsia="微软雅黑" w:hAnsi="微软雅黑" w:cs="Microsoft YaHei UI" w:hint="eastAsia"/>
          <w:bCs/>
          <w:noProof/>
          <w:color w:val="000000" w:themeColor="text1"/>
          <w:spacing w:val="12"/>
          <w:sz w:val="18"/>
          <w:szCs w:val="18"/>
        </w:rPr>
        <w:t>已经很久没有和人说话了</w:t>
      </w:r>
      <w:r w:rsidR="00470FFB">
        <w:rPr>
          <w:rFonts w:ascii="微软雅黑" w:eastAsia="微软雅黑" w:hAnsi="微软雅黑" w:cs="Microsoft YaHei UI" w:hint="eastAsia"/>
          <w:bCs/>
          <w:noProof/>
          <w:color w:val="000000" w:themeColor="text1"/>
          <w:spacing w:val="12"/>
          <w:sz w:val="18"/>
          <w:szCs w:val="18"/>
        </w:rPr>
        <w:t>，</w:t>
      </w:r>
      <w:r w:rsidR="001C27DD">
        <w:rPr>
          <w:rFonts w:ascii="微软雅黑" w:eastAsia="微软雅黑" w:hAnsi="微软雅黑" w:cs="Microsoft YaHei UI" w:hint="eastAsia"/>
          <w:bCs/>
          <w:noProof/>
          <w:color w:val="000000" w:themeColor="text1"/>
          <w:spacing w:val="12"/>
          <w:sz w:val="18"/>
          <w:szCs w:val="18"/>
        </w:rPr>
        <w:t>而后开罗尔网络又将连接一个节点</w:t>
      </w:r>
      <w:r w:rsidR="00CE33EF">
        <w:rPr>
          <w:rFonts w:ascii="微软雅黑" w:eastAsia="微软雅黑" w:hAnsi="微软雅黑" w:cs="Microsoft YaHei UI" w:hint="eastAsia"/>
          <w:bCs/>
          <w:noProof/>
          <w:color w:val="000000" w:themeColor="text1"/>
          <w:spacing w:val="12"/>
          <w:sz w:val="18"/>
          <w:szCs w:val="18"/>
        </w:rPr>
        <w:t>……这就是《死亡搁浅》</w:t>
      </w:r>
      <w:r w:rsidR="00FD101E">
        <w:rPr>
          <w:rFonts w:ascii="微软雅黑" w:eastAsia="微软雅黑" w:hAnsi="微软雅黑" w:cs="Microsoft YaHei UI" w:hint="eastAsia"/>
          <w:bCs/>
          <w:noProof/>
          <w:color w:val="000000" w:themeColor="text1"/>
          <w:spacing w:val="12"/>
          <w:sz w:val="18"/>
          <w:szCs w:val="18"/>
        </w:rPr>
        <w:t>最稀</w:t>
      </w:r>
      <w:r w:rsidR="005300FF">
        <w:rPr>
          <w:rFonts w:ascii="微软雅黑" w:eastAsia="微软雅黑" w:hAnsi="微软雅黑" w:cs="Microsoft YaHei UI" w:hint="eastAsia"/>
          <w:bCs/>
          <w:noProof/>
          <w:color w:val="000000" w:themeColor="text1"/>
          <w:spacing w:val="12"/>
          <w:sz w:val="18"/>
          <w:szCs w:val="18"/>
        </w:rPr>
        <w:t>松</w:t>
      </w:r>
      <w:r w:rsidR="00FD101E">
        <w:rPr>
          <w:rFonts w:ascii="微软雅黑" w:eastAsia="微软雅黑" w:hAnsi="微软雅黑" w:cs="Microsoft YaHei UI" w:hint="eastAsia"/>
          <w:bCs/>
          <w:noProof/>
          <w:color w:val="000000" w:themeColor="text1"/>
          <w:spacing w:val="12"/>
          <w:sz w:val="18"/>
          <w:szCs w:val="18"/>
        </w:rPr>
        <w:t>平常</w:t>
      </w:r>
      <w:r w:rsidR="001B7343">
        <w:rPr>
          <w:rFonts w:ascii="微软雅黑" w:eastAsia="微软雅黑" w:hAnsi="微软雅黑" w:cs="Microsoft YaHei UI" w:hint="eastAsia"/>
          <w:bCs/>
          <w:noProof/>
          <w:color w:val="000000" w:themeColor="text1"/>
          <w:spacing w:val="12"/>
          <w:sz w:val="18"/>
          <w:szCs w:val="18"/>
        </w:rPr>
        <w:t>、简直毫无波澜</w:t>
      </w:r>
      <w:r w:rsidR="004768D5">
        <w:rPr>
          <w:rFonts w:ascii="微软雅黑" w:eastAsia="微软雅黑" w:hAnsi="微软雅黑" w:cs="Microsoft YaHei UI" w:hint="eastAsia"/>
          <w:bCs/>
          <w:noProof/>
          <w:color w:val="000000" w:themeColor="text1"/>
          <w:spacing w:val="12"/>
          <w:sz w:val="18"/>
          <w:szCs w:val="18"/>
        </w:rPr>
        <w:t>与变化</w:t>
      </w:r>
      <w:r w:rsidR="00FD101E">
        <w:rPr>
          <w:rFonts w:ascii="微软雅黑" w:eastAsia="微软雅黑" w:hAnsi="微软雅黑" w:cs="Microsoft YaHei UI" w:hint="eastAsia"/>
          <w:bCs/>
          <w:noProof/>
          <w:color w:val="000000" w:themeColor="text1"/>
          <w:spacing w:val="12"/>
          <w:sz w:val="18"/>
          <w:szCs w:val="18"/>
        </w:rPr>
        <w:t>的</w:t>
      </w:r>
      <w:r w:rsidR="004768D5">
        <w:rPr>
          <w:rFonts w:ascii="微软雅黑" w:eastAsia="微软雅黑" w:hAnsi="微软雅黑" w:cs="Microsoft YaHei UI" w:hint="eastAsia"/>
          <w:bCs/>
          <w:noProof/>
          <w:color w:val="000000" w:themeColor="text1"/>
          <w:spacing w:val="12"/>
          <w:sz w:val="18"/>
          <w:szCs w:val="18"/>
        </w:rPr>
        <w:t>核心</w:t>
      </w:r>
      <w:r w:rsidR="00FD101E">
        <w:rPr>
          <w:rFonts w:ascii="微软雅黑" w:eastAsia="微软雅黑" w:hAnsi="微软雅黑" w:cs="Microsoft YaHei UI" w:hint="eastAsia"/>
          <w:bCs/>
          <w:noProof/>
          <w:color w:val="000000" w:themeColor="text1"/>
          <w:spacing w:val="12"/>
          <w:sz w:val="18"/>
          <w:szCs w:val="18"/>
        </w:rPr>
        <w:t>游戏流程</w:t>
      </w:r>
      <w:r w:rsidR="00F521B8">
        <w:rPr>
          <w:rFonts w:ascii="微软雅黑" w:eastAsia="微软雅黑" w:hAnsi="微软雅黑" w:cs="Microsoft YaHei UI" w:hint="eastAsia"/>
          <w:bCs/>
          <w:noProof/>
          <w:color w:val="000000" w:themeColor="text1"/>
          <w:spacing w:val="12"/>
          <w:sz w:val="18"/>
          <w:szCs w:val="18"/>
        </w:rPr>
        <w:t>，或许对我来说就是《死亡搁浅》游戏内容的全部</w:t>
      </w:r>
      <w:r w:rsidR="00FD101E">
        <w:rPr>
          <w:rFonts w:ascii="微软雅黑" w:eastAsia="微软雅黑" w:hAnsi="微软雅黑" w:cs="Microsoft YaHei UI" w:hint="eastAsia"/>
          <w:bCs/>
          <w:noProof/>
          <w:color w:val="000000" w:themeColor="text1"/>
          <w:spacing w:val="12"/>
          <w:sz w:val="18"/>
          <w:szCs w:val="18"/>
        </w:rPr>
        <w:t>：</w:t>
      </w:r>
      <w:r w:rsidR="007B1D98">
        <w:rPr>
          <w:rFonts w:ascii="微软雅黑" w:eastAsia="微软雅黑" w:hAnsi="微软雅黑" w:cs="Microsoft YaHei UI" w:hint="eastAsia"/>
          <w:bCs/>
          <w:noProof/>
          <w:color w:val="000000" w:themeColor="text1"/>
          <w:spacing w:val="12"/>
          <w:sz w:val="18"/>
          <w:szCs w:val="18"/>
        </w:rPr>
        <w:t>操控</w:t>
      </w:r>
      <w:r w:rsidR="00C01CC5" w:rsidRPr="00BA7092">
        <w:rPr>
          <w:rFonts w:ascii="微软雅黑" w:eastAsia="微软雅黑" w:hAnsi="微软雅黑" w:cs="Microsoft YaHei UI"/>
          <w:bCs/>
          <w:noProof/>
          <w:color w:val="000000" w:themeColor="text1"/>
          <w:spacing w:val="12"/>
          <w:sz w:val="18"/>
          <w:szCs w:val="18"/>
        </w:rPr>
        <w:t>着</w:t>
      </w:r>
      <w:r w:rsidR="00C01CC5">
        <w:rPr>
          <w:rFonts w:ascii="微软雅黑" w:eastAsia="微软雅黑" w:hAnsi="微软雅黑" w:cs="Microsoft YaHei UI" w:hint="eastAsia"/>
          <w:bCs/>
          <w:noProof/>
          <w:color w:val="000000" w:themeColor="text1"/>
          <w:spacing w:val="12"/>
          <w:sz w:val="18"/>
          <w:szCs w:val="18"/>
        </w:rPr>
        <w:t>主人公</w:t>
      </w:r>
      <w:r w:rsidR="00C01CC5" w:rsidRPr="00BA7092">
        <w:rPr>
          <w:rFonts w:ascii="微软雅黑" w:eastAsia="微软雅黑" w:hAnsi="微软雅黑" w:cs="Microsoft YaHei UI"/>
          <w:bCs/>
          <w:noProof/>
          <w:color w:val="000000" w:themeColor="text1"/>
          <w:spacing w:val="12"/>
          <w:sz w:val="18"/>
          <w:szCs w:val="18"/>
        </w:rPr>
        <w:t>Sam</w:t>
      </w:r>
      <w:r w:rsidR="00C01CC5">
        <w:rPr>
          <w:rFonts w:ascii="微软雅黑" w:eastAsia="微软雅黑" w:hAnsi="微软雅黑" w:cs="Microsoft YaHei UI" w:hint="eastAsia"/>
          <w:bCs/>
          <w:noProof/>
          <w:color w:val="000000" w:themeColor="text1"/>
          <w:spacing w:val="12"/>
          <w:sz w:val="18"/>
          <w:szCs w:val="18"/>
        </w:rPr>
        <w:t>，</w:t>
      </w:r>
      <w:r w:rsidR="004765B9">
        <w:rPr>
          <w:rFonts w:ascii="微软雅黑" w:eastAsia="微软雅黑" w:hAnsi="微软雅黑" w:cs="Microsoft YaHei UI" w:hint="eastAsia"/>
          <w:bCs/>
          <w:noProof/>
          <w:color w:val="000000" w:themeColor="text1"/>
          <w:spacing w:val="12"/>
          <w:sz w:val="18"/>
          <w:szCs w:val="18"/>
        </w:rPr>
        <w:t>从地点A拿到任务</w:t>
      </w:r>
      <w:r w:rsidR="0031468D">
        <w:rPr>
          <w:rFonts w:ascii="微软雅黑" w:eastAsia="微软雅黑" w:hAnsi="微软雅黑" w:cs="Microsoft YaHei UI" w:hint="eastAsia"/>
          <w:bCs/>
          <w:noProof/>
          <w:color w:val="000000" w:themeColor="text1"/>
          <w:spacing w:val="12"/>
          <w:sz w:val="18"/>
          <w:szCs w:val="18"/>
        </w:rPr>
        <w:t>货物</w:t>
      </w:r>
      <w:r w:rsidR="004765B9">
        <w:rPr>
          <w:rFonts w:ascii="微软雅黑" w:eastAsia="微软雅黑" w:hAnsi="微软雅黑" w:cs="Microsoft YaHei UI" w:hint="eastAsia"/>
          <w:bCs/>
          <w:noProof/>
          <w:color w:val="000000" w:themeColor="text1"/>
          <w:spacing w:val="12"/>
          <w:sz w:val="18"/>
          <w:szCs w:val="18"/>
        </w:rPr>
        <w:t>，</w:t>
      </w:r>
      <w:r w:rsidR="00BD4FF9" w:rsidRPr="00BA7092">
        <w:rPr>
          <w:rFonts w:ascii="微软雅黑" w:eastAsia="微软雅黑" w:hAnsi="微软雅黑" w:cs="Microsoft YaHei UI"/>
          <w:bCs/>
          <w:noProof/>
          <w:color w:val="000000" w:themeColor="text1"/>
          <w:spacing w:val="12"/>
          <w:sz w:val="18"/>
          <w:szCs w:val="18"/>
        </w:rPr>
        <w:t>背负着</w:t>
      </w:r>
      <w:r w:rsidR="00BD4FF9">
        <w:rPr>
          <w:rFonts w:ascii="微软雅黑" w:eastAsia="微软雅黑" w:hAnsi="微软雅黑" w:cs="Microsoft YaHei UI" w:hint="eastAsia"/>
          <w:bCs/>
          <w:noProof/>
          <w:color w:val="000000" w:themeColor="text1"/>
          <w:spacing w:val="12"/>
          <w:sz w:val="18"/>
          <w:szCs w:val="18"/>
        </w:rPr>
        <w:t>这些物资</w:t>
      </w:r>
      <w:r w:rsidR="00BD4FF9" w:rsidRPr="00BA7092">
        <w:rPr>
          <w:rFonts w:ascii="微软雅黑" w:eastAsia="微软雅黑" w:hAnsi="微软雅黑" w:cs="Microsoft YaHei UI"/>
          <w:bCs/>
          <w:noProof/>
          <w:color w:val="000000" w:themeColor="text1"/>
          <w:spacing w:val="12"/>
          <w:sz w:val="18"/>
          <w:szCs w:val="18"/>
        </w:rPr>
        <w:t>，穿越这片被时间遗忘的土地</w:t>
      </w:r>
      <w:r w:rsidR="00BD4FF9">
        <w:rPr>
          <w:rFonts w:ascii="微软雅黑" w:eastAsia="微软雅黑" w:hAnsi="微软雅黑" w:cs="Microsoft YaHei UI" w:hint="eastAsia"/>
          <w:bCs/>
          <w:noProof/>
          <w:color w:val="000000" w:themeColor="text1"/>
          <w:spacing w:val="12"/>
          <w:sz w:val="18"/>
          <w:szCs w:val="18"/>
        </w:rPr>
        <w:t>，</w:t>
      </w:r>
      <w:r w:rsidR="004765B9">
        <w:rPr>
          <w:rFonts w:ascii="微软雅黑" w:eastAsia="微软雅黑" w:hAnsi="微软雅黑" w:cs="Microsoft YaHei UI" w:hint="eastAsia"/>
          <w:bCs/>
          <w:noProof/>
          <w:color w:val="000000" w:themeColor="text1"/>
          <w:spacing w:val="12"/>
          <w:sz w:val="18"/>
          <w:szCs w:val="18"/>
        </w:rPr>
        <w:t>送达到地点B</w:t>
      </w:r>
      <w:r w:rsidR="00BA7092" w:rsidRPr="00BA7092">
        <w:rPr>
          <w:rFonts w:ascii="微软雅黑" w:eastAsia="微软雅黑" w:hAnsi="微软雅黑" w:cs="Microsoft YaHei UI"/>
          <w:bCs/>
          <w:noProof/>
          <w:color w:val="000000" w:themeColor="text1"/>
          <w:spacing w:val="12"/>
          <w:sz w:val="18"/>
          <w:szCs w:val="18"/>
        </w:rPr>
        <w:t>。湍急的河流、无尽的远山、</w:t>
      </w:r>
      <w:r w:rsidR="00D01278">
        <w:rPr>
          <w:rFonts w:ascii="微软雅黑" w:eastAsia="微软雅黑" w:hAnsi="微软雅黑" w:cs="Microsoft YaHei UI" w:hint="eastAsia"/>
          <w:bCs/>
          <w:noProof/>
          <w:color w:val="000000" w:themeColor="text1"/>
          <w:spacing w:val="12"/>
          <w:sz w:val="18"/>
          <w:szCs w:val="18"/>
        </w:rPr>
        <w:t>断裂的山谷、</w:t>
      </w:r>
      <w:r w:rsidR="00BA7092" w:rsidRPr="00BA7092">
        <w:rPr>
          <w:rFonts w:ascii="微软雅黑" w:eastAsia="微软雅黑" w:hAnsi="微软雅黑" w:cs="Microsoft YaHei UI"/>
          <w:bCs/>
          <w:noProof/>
          <w:color w:val="000000" w:themeColor="text1"/>
          <w:spacing w:val="12"/>
          <w:sz w:val="18"/>
          <w:szCs w:val="18"/>
        </w:rPr>
        <w:t>腐蚀一切的时间雨、吞噬</w:t>
      </w:r>
      <w:r w:rsidR="00E53A3C">
        <w:rPr>
          <w:rFonts w:ascii="微软雅黑" w:eastAsia="微软雅黑" w:hAnsi="微软雅黑" w:cs="Microsoft YaHei UI" w:hint="eastAsia"/>
          <w:bCs/>
          <w:noProof/>
          <w:color w:val="000000" w:themeColor="text1"/>
          <w:spacing w:val="12"/>
          <w:sz w:val="18"/>
          <w:szCs w:val="18"/>
        </w:rPr>
        <w:t>生命</w:t>
      </w:r>
      <w:r w:rsidR="00BA7092" w:rsidRPr="00BA7092">
        <w:rPr>
          <w:rFonts w:ascii="微软雅黑" w:eastAsia="微软雅黑" w:hAnsi="微软雅黑" w:cs="Microsoft YaHei UI"/>
          <w:bCs/>
          <w:noProof/>
          <w:color w:val="000000" w:themeColor="text1"/>
          <w:spacing w:val="12"/>
          <w:sz w:val="18"/>
          <w:szCs w:val="18"/>
        </w:rPr>
        <w:t>的暴风雪，</w:t>
      </w:r>
      <w:r w:rsidR="00E53A3C">
        <w:rPr>
          <w:rFonts w:ascii="微软雅黑" w:eastAsia="微软雅黑" w:hAnsi="微软雅黑" w:cs="Microsoft YaHei UI" w:hint="eastAsia"/>
          <w:bCs/>
          <w:noProof/>
          <w:color w:val="000000" w:themeColor="text1"/>
          <w:spacing w:val="12"/>
          <w:sz w:val="18"/>
          <w:szCs w:val="18"/>
        </w:rPr>
        <w:t>偏执</w:t>
      </w:r>
      <w:r w:rsidR="00EF33F3">
        <w:rPr>
          <w:rFonts w:ascii="微软雅黑" w:eastAsia="微软雅黑" w:hAnsi="微软雅黑" w:cs="Microsoft YaHei UI" w:hint="eastAsia"/>
          <w:bCs/>
          <w:noProof/>
          <w:color w:val="000000" w:themeColor="text1"/>
          <w:spacing w:val="12"/>
          <w:sz w:val="18"/>
          <w:szCs w:val="18"/>
        </w:rPr>
        <w:t>的米尔人、</w:t>
      </w:r>
      <w:r w:rsidR="00BA7092" w:rsidRPr="00BA7092">
        <w:rPr>
          <w:rFonts w:ascii="微软雅黑" w:eastAsia="微软雅黑" w:hAnsi="微软雅黑" w:cs="Microsoft YaHei UI"/>
          <w:bCs/>
          <w:noProof/>
          <w:color w:val="000000" w:themeColor="text1"/>
          <w:spacing w:val="12"/>
          <w:sz w:val="18"/>
          <w:szCs w:val="18"/>
        </w:rPr>
        <w:t>还有那些游荡在虚空中的BT</w:t>
      </w:r>
      <w:r w:rsidR="00047244">
        <w:rPr>
          <w:rFonts w:ascii="微软雅黑" w:eastAsia="微软雅黑" w:hAnsi="微软雅黑" w:cs="Microsoft YaHei UI" w:hint="eastAsia"/>
          <w:bCs/>
          <w:noProof/>
          <w:color w:val="000000" w:themeColor="text1"/>
          <w:spacing w:val="12"/>
          <w:sz w:val="18"/>
          <w:szCs w:val="18"/>
        </w:rPr>
        <w:t>……</w:t>
      </w:r>
      <w:r w:rsidR="00015DEB">
        <w:rPr>
          <w:rFonts w:ascii="微软雅黑" w:eastAsia="微软雅黑" w:hAnsi="微软雅黑" w:cs="Microsoft YaHei UI" w:hint="eastAsia"/>
          <w:bCs/>
          <w:noProof/>
          <w:color w:val="000000" w:themeColor="text1"/>
          <w:spacing w:val="12"/>
          <w:sz w:val="18"/>
          <w:szCs w:val="18"/>
        </w:rPr>
        <w:t>这趟旅程残酷而压抑，</w:t>
      </w:r>
      <w:r w:rsidR="00AD5461">
        <w:rPr>
          <w:rFonts w:ascii="微软雅黑" w:eastAsia="微软雅黑" w:hAnsi="微软雅黑" w:cs="Microsoft YaHei UI" w:hint="eastAsia"/>
          <w:bCs/>
          <w:noProof/>
          <w:color w:val="000000" w:themeColor="text1"/>
          <w:spacing w:val="12"/>
          <w:sz w:val="18"/>
          <w:szCs w:val="18"/>
        </w:rPr>
        <w:t>而你要做的，就是</w:t>
      </w:r>
      <w:r w:rsidR="00EF33F3">
        <w:rPr>
          <w:rFonts w:ascii="微软雅黑" w:eastAsia="微软雅黑" w:hAnsi="微软雅黑" w:cs="Microsoft YaHei UI" w:hint="eastAsia"/>
          <w:bCs/>
          <w:noProof/>
          <w:color w:val="000000" w:themeColor="text1"/>
          <w:spacing w:val="12"/>
          <w:sz w:val="18"/>
          <w:szCs w:val="18"/>
        </w:rPr>
        <w:t>在这片荒原的战场上，</w:t>
      </w:r>
      <w:r w:rsidR="00047244">
        <w:rPr>
          <w:rFonts w:ascii="微软雅黑" w:eastAsia="微软雅黑" w:hAnsi="微软雅黑" w:cs="Microsoft YaHei UI" w:hint="eastAsia"/>
          <w:bCs/>
          <w:noProof/>
          <w:color w:val="000000" w:themeColor="text1"/>
          <w:spacing w:val="12"/>
          <w:sz w:val="18"/>
          <w:szCs w:val="18"/>
        </w:rPr>
        <w:t>将身后</w:t>
      </w:r>
      <w:r w:rsidR="007E74FF">
        <w:rPr>
          <w:rFonts w:ascii="微软雅黑" w:eastAsia="微软雅黑" w:hAnsi="微软雅黑" w:cs="Microsoft YaHei UI" w:hint="eastAsia"/>
          <w:bCs/>
          <w:noProof/>
          <w:color w:val="000000" w:themeColor="text1"/>
          <w:spacing w:val="12"/>
          <w:sz w:val="18"/>
          <w:szCs w:val="18"/>
        </w:rPr>
        <w:t>的</w:t>
      </w:r>
      <w:r w:rsidR="00047244">
        <w:rPr>
          <w:rFonts w:ascii="微软雅黑" w:eastAsia="微软雅黑" w:hAnsi="微软雅黑" w:cs="Microsoft YaHei UI" w:hint="eastAsia"/>
          <w:bCs/>
          <w:noProof/>
          <w:color w:val="000000" w:themeColor="text1"/>
          <w:spacing w:val="12"/>
          <w:sz w:val="18"/>
          <w:szCs w:val="18"/>
        </w:rPr>
        <w:t>货物送往它们该前往的方向</w:t>
      </w:r>
      <w:r w:rsidR="001C27DD">
        <w:rPr>
          <w:rFonts w:ascii="微软雅黑" w:eastAsia="微软雅黑" w:hAnsi="微软雅黑" w:cs="Microsoft YaHei UI" w:hint="eastAsia"/>
          <w:bCs/>
          <w:noProof/>
          <w:color w:val="000000" w:themeColor="text1"/>
          <w:spacing w:val="12"/>
          <w:sz w:val="18"/>
          <w:szCs w:val="18"/>
        </w:rPr>
        <w:t>，连接分散</w:t>
      </w:r>
      <w:r w:rsidR="009157BE">
        <w:rPr>
          <w:rFonts w:ascii="微软雅黑" w:eastAsia="微软雅黑" w:hAnsi="微软雅黑" w:cs="Microsoft YaHei UI" w:hint="eastAsia"/>
          <w:bCs/>
          <w:noProof/>
          <w:color w:val="000000" w:themeColor="text1"/>
          <w:spacing w:val="12"/>
          <w:sz w:val="18"/>
          <w:szCs w:val="18"/>
        </w:rPr>
        <w:t>在末日废土上的</w:t>
      </w:r>
      <w:r w:rsidR="00FD6BFE">
        <w:rPr>
          <w:rFonts w:ascii="微软雅黑" w:eastAsia="微软雅黑" w:hAnsi="微软雅黑" w:cs="Microsoft YaHei UI" w:hint="eastAsia"/>
          <w:bCs/>
          <w:noProof/>
          <w:color w:val="000000" w:themeColor="text1"/>
          <w:spacing w:val="12"/>
          <w:sz w:val="18"/>
          <w:szCs w:val="18"/>
        </w:rPr>
        <w:t>一个个</w:t>
      </w:r>
      <w:r w:rsidR="009157BE">
        <w:rPr>
          <w:rFonts w:ascii="微软雅黑" w:eastAsia="微软雅黑" w:hAnsi="微软雅黑" w:cs="Microsoft YaHei UI" w:hint="eastAsia"/>
          <w:bCs/>
          <w:noProof/>
          <w:color w:val="000000" w:themeColor="text1"/>
          <w:spacing w:val="12"/>
          <w:sz w:val="18"/>
          <w:szCs w:val="18"/>
        </w:rPr>
        <w:t>孤立节点。</w:t>
      </w:r>
    </w:p>
    <w:p w14:paraId="2AA3F6A3" w14:textId="456D5600" w:rsidR="002668D5" w:rsidRPr="00395D6E" w:rsidRDefault="00956C66" w:rsidP="006B4D30">
      <w:pPr>
        <w:ind w:firstLineChars="200" w:firstLine="408"/>
        <w:rPr>
          <w:rFonts w:ascii="微软雅黑" w:eastAsia="微软雅黑" w:hAnsi="微软雅黑" w:cs="Microsoft YaHei UI" w:hint="eastAsia"/>
          <w:bCs/>
          <w:noProof/>
          <w:color w:val="000000" w:themeColor="text1"/>
          <w:spacing w:val="12"/>
          <w:sz w:val="18"/>
          <w:szCs w:val="18"/>
        </w:rPr>
      </w:pPr>
      <w:r>
        <w:rPr>
          <w:rFonts w:ascii="微软雅黑" w:eastAsia="微软雅黑" w:hAnsi="微软雅黑" w:cs="Microsoft YaHei UI" w:hint="eastAsia"/>
          <w:bCs/>
          <w:noProof/>
          <w:color w:val="000000" w:themeColor="text1"/>
          <w:spacing w:val="12"/>
          <w:sz w:val="18"/>
          <w:szCs w:val="18"/>
        </w:rPr>
        <w:t>印象里，小岛秀夫是我</w:t>
      </w:r>
      <w:r w:rsidR="00877940">
        <w:rPr>
          <w:rFonts w:ascii="微软雅黑" w:eastAsia="微软雅黑" w:hAnsi="微软雅黑" w:cs="Microsoft YaHei UI" w:hint="eastAsia"/>
          <w:bCs/>
          <w:noProof/>
          <w:color w:val="000000" w:themeColor="text1"/>
          <w:spacing w:val="12"/>
          <w:sz w:val="18"/>
          <w:szCs w:val="18"/>
        </w:rPr>
        <w:t>知晓</w:t>
      </w:r>
      <w:r>
        <w:rPr>
          <w:rFonts w:ascii="微软雅黑" w:eastAsia="微软雅黑" w:hAnsi="微软雅黑" w:cs="Microsoft YaHei UI" w:hint="eastAsia"/>
          <w:bCs/>
          <w:noProof/>
          <w:color w:val="000000" w:themeColor="text1"/>
          <w:spacing w:val="12"/>
          <w:sz w:val="18"/>
          <w:szCs w:val="18"/>
        </w:rPr>
        <w:t>的第一位日本游戏制作人</w:t>
      </w:r>
      <w:r w:rsidR="003D1227">
        <w:rPr>
          <w:rFonts w:ascii="微软雅黑" w:eastAsia="微软雅黑" w:hAnsi="微软雅黑" w:cs="Microsoft YaHei UI" w:hint="eastAsia"/>
          <w:bCs/>
          <w:noProof/>
          <w:color w:val="000000" w:themeColor="text1"/>
          <w:spacing w:val="12"/>
          <w:sz w:val="18"/>
          <w:szCs w:val="18"/>
        </w:rPr>
        <w:t>：</w:t>
      </w:r>
      <w:r w:rsidR="0043787C">
        <w:rPr>
          <w:rFonts w:ascii="微软雅黑" w:eastAsia="微软雅黑" w:hAnsi="微软雅黑" w:cs="Microsoft YaHei UI" w:hint="eastAsia"/>
          <w:bCs/>
          <w:noProof/>
          <w:color w:val="000000" w:themeColor="text1"/>
          <w:spacing w:val="12"/>
          <w:sz w:val="18"/>
          <w:szCs w:val="18"/>
        </w:rPr>
        <w:t>早在</w:t>
      </w:r>
      <w:r>
        <w:rPr>
          <w:rFonts w:ascii="微软雅黑" w:eastAsia="微软雅黑" w:hAnsi="微软雅黑" w:cs="Microsoft YaHei UI" w:hint="eastAsia"/>
          <w:bCs/>
          <w:noProof/>
          <w:color w:val="000000" w:themeColor="text1"/>
          <w:spacing w:val="12"/>
          <w:sz w:val="18"/>
          <w:szCs w:val="18"/>
        </w:rPr>
        <w:t>小学的时候，游戏风云频道就在狂推小岛的《合金装备》系列，我也因此对这位游戏制作人格外关注</w:t>
      </w:r>
      <w:r w:rsidR="001957C2">
        <w:rPr>
          <w:rFonts w:ascii="微软雅黑" w:eastAsia="微软雅黑" w:hAnsi="微软雅黑" w:cs="Microsoft YaHei UI" w:hint="eastAsia"/>
          <w:bCs/>
          <w:noProof/>
          <w:color w:val="000000" w:themeColor="text1"/>
          <w:spacing w:val="12"/>
          <w:sz w:val="18"/>
          <w:szCs w:val="18"/>
        </w:rPr>
        <w:t>；</w:t>
      </w:r>
      <w:r>
        <w:rPr>
          <w:rFonts w:ascii="微软雅黑" w:eastAsia="微软雅黑" w:hAnsi="微软雅黑" w:cs="Microsoft YaHei UI" w:hint="eastAsia"/>
          <w:bCs/>
          <w:noProof/>
          <w:color w:val="000000" w:themeColor="text1"/>
          <w:spacing w:val="12"/>
          <w:sz w:val="18"/>
          <w:szCs w:val="18"/>
        </w:rPr>
        <w:t>而</w:t>
      </w:r>
      <w:r w:rsidR="00AA370D">
        <w:rPr>
          <w:rFonts w:ascii="微软雅黑" w:eastAsia="微软雅黑" w:hAnsi="微软雅黑" w:cs="Microsoft YaHei UI" w:hint="eastAsia"/>
          <w:bCs/>
          <w:noProof/>
          <w:color w:val="000000" w:themeColor="text1"/>
          <w:spacing w:val="12"/>
          <w:sz w:val="18"/>
          <w:szCs w:val="18"/>
        </w:rPr>
        <w:t>作为小岛秀夫</w:t>
      </w:r>
      <w:r w:rsidR="00F4610F">
        <w:rPr>
          <w:rFonts w:ascii="微软雅黑" w:eastAsia="微软雅黑" w:hAnsi="微软雅黑" w:cs="Microsoft YaHei UI" w:hint="eastAsia"/>
          <w:bCs/>
          <w:noProof/>
          <w:color w:val="000000" w:themeColor="text1"/>
          <w:spacing w:val="12"/>
          <w:sz w:val="18"/>
          <w:szCs w:val="18"/>
        </w:rPr>
        <w:t>离开KONAMI后的首部</w:t>
      </w:r>
      <w:r w:rsidR="00385BCC">
        <w:rPr>
          <w:rFonts w:ascii="微软雅黑" w:eastAsia="微软雅黑" w:hAnsi="微软雅黑" w:cs="Microsoft YaHei UI" w:hint="eastAsia"/>
          <w:bCs/>
          <w:noProof/>
          <w:color w:val="000000" w:themeColor="text1"/>
          <w:spacing w:val="12"/>
          <w:sz w:val="18"/>
          <w:szCs w:val="18"/>
        </w:rPr>
        <w:t>重量级</w:t>
      </w:r>
      <w:r w:rsidR="00F4610F">
        <w:rPr>
          <w:rFonts w:ascii="微软雅黑" w:eastAsia="微软雅黑" w:hAnsi="微软雅黑" w:cs="Microsoft YaHei UI" w:hint="eastAsia"/>
          <w:bCs/>
          <w:noProof/>
          <w:color w:val="000000" w:themeColor="text1"/>
          <w:spacing w:val="12"/>
          <w:sz w:val="18"/>
          <w:szCs w:val="18"/>
        </w:rPr>
        <w:t>作品，</w:t>
      </w:r>
      <w:r w:rsidR="00021683">
        <w:rPr>
          <w:rFonts w:ascii="微软雅黑" w:eastAsia="微软雅黑" w:hAnsi="微软雅黑" w:cs="Microsoft YaHei UI" w:hint="eastAsia"/>
          <w:bCs/>
          <w:noProof/>
          <w:color w:val="000000" w:themeColor="text1"/>
          <w:spacing w:val="12"/>
          <w:sz w:val="18"/>
          <w:szCs w:val="18"/>
        </w:rPr>
        <w:t>《死亡搁浅》无疑</w:t>
      </w:r>
      <w:r w:rsidR="00385BCC">
        <w:rPr>
          <w:rFonts w:ascii="微软雅黑" w:eastAsia="微软雅黑" w:hAnsi="微软雅黑" w:cs="Microsoft YaHei UI" w:hint="eastAsia"/>
          <w:bCs/>
          <w:noProof/>
          <w:color w:val="000000" w:themeColor="text1"/>
          <w:spacing w:val="12"/>
          <w:sz w:val="18"/>
          <w:szCs w:val="18"/>
        </w:rPr>
        <w:t>延续</w:t>
      </w:r>
      <w:r w:rsidR="00021683">
        <w:rPr>
          <w:rFonts w:ascii="微软雅黑" w:eastAsia="微软雅黑" w:hAnsi="微软雅黑" w:cs="Microsoft YaHei UI" w:hint="eastAsia"/>
          <w:bCs/>
          <w:noProof/>
          <w:color w:val="000000" w:themeColor="text1"/>
          <w:spacing w:val="12"/>
          <w:sz w:val="18"/>
          <w:szCs w:val="18"/>
        </w:rPr>
        <w:t>着小岛那一贯的</w:t>
      </w:r>
      <w:r w:rsidR="00CE4C75">
        <w:rPr>
          <w:rFonts w:ascii="微软雅黑" w:eastAsia="微软雅黑" w:hAnsi="微软雅黑" w:cs="Microsoft YaHei UI" w:hint="eastAsia"/>
          <w:bCs/>
          <w:noProof/>
          <w:color w:val="000000" w:themeColor="text1"/>
          <w:spacing w:val="12"/>
          <w:sz w:val="18"/>
          <w:szCs w:val="18"/>
        </w:rPr>
        <w:t>才气</w:t>
      </w:r>
      <w:r w:rsidR="001957C2">
        <w:rPr>
          <w:rFonts w:ascii="微软雅黑" w:eastAsia="微软雅黑" w:hAnsi="微软雅黑" w:cs="Microsoft YaHei UI" w:hint="eastAsia"/>
          <w:bCs/>
          <w:noProof/>
          <w:color w:val="000000" w:themeColor="text1"/>
          <w:spacing w:val="12"/>
          <w:sz w:val="18"/>
          <w:szCs w:val="18"/>
        </w:rPr>
        <w:t>：</w:t>
      </w:r>
      <w:r w:rsidR="00395D6E">
        <w:rPr>
          <w:rFonts w:ascii="微软雅黑" w:eastAsia="微软雅黑" w:hAnsi="微软雅黑" w:cs="Microsoft YaHei UI" w:hint="eastAsia"/>
          <w:bCs/>
          <w:noProof/>
          <w:color w:val="000000" w:themeColor="text1"/>
          <w:spacing w:val="12"/>
          <w:sz w:val="18"/>
          <w:szCs w:val="18"/>
        </w:rPr>
        <w:t>无论是鼓励</w:t>
      </w:r>
      <w:r w:rsidR="00F6133A">
        <w:rPr>
          <w:rFonts w:ascii="微软雅黑" w:eastAsia="微软雅黑" w:hAnsi="微软雅黑" w:cs="Microsoft YaHei UI" w:hint="eastAsia"/>
          <w:bCs/>
          <w:noProof/>
          <w:color w:val="000000" w:themeColor="text1"/>
          <w:spacing w:val="12"/>
          <w:sz w:val="18"/>
          <w:szCs w:val="18"/>
        </w:rPr>
        <w:t>玩家利用地形、道具规避</w:t>
      </w:r>
      <w:r w:rsidR="00395D6E">
        <w:rPr>
          <w:rFonts w:ascii="微软雅黑" w:eastAsia="微软雅黑" w:hAnsi="微软雅黑" w:cs="Microsoft YaHei UI" w:hint="eastAsia"/>
          <w:bCs/>
          <w:noProof/>
          <w:color w:val="000000" w:themeColor="text1"/>
          <w:spacing w:val="12"/>
          <w:sz w:val="18"/>
          <w:szCs w:val="18"/>
        </w:rPr>
        <w:t>与</w:t>
      </w:r>
      <w:r w:rsidR="00F6133A">
        <w:rPr>
          <w:rFonts w:ascii="微软雅黑" w:eastAsia="微软雅黑" w:hAnsi="微软雅黑" w:cs="Microsoft YaHei UI" w:hint="eastAsia"/>
          <w:bCs/>
          <w:noProof/>
          <w:color w:val="000000" w:themeColor="text1"/>
          <w:spacing w:val="12"/>
          <w:sz w:val="18"/>
          <w:szCs w:val="18"/>
        </w:rPr>
        <w:t>敌人</w:t>
      </w:r>
      <w:r w:rsidR="00395D6E">
        <w:rPr>
          <w:rFonts w:ascii="微软雅黑" w:eastAsia="微软雅黑" w:hAnsi="微软雅黑" w:cs="Microsoft YaHei UI" w:hint="eastAsia"/>
          <w:bCs/>
          <w:noProof/>
          <w:color w:val="000000" w:themeColor="text1"/>
          <w:spacing w:val="12"/>
          <w:sz w:val="18"/>
          <w:szCs w:val="18"/>
        </w:rPr>
        <w:t>发生直接战斗</w:t>
      </w:r>
      <w:r w:rsidR="00EA6200">
        <w:rPr>
          <w:rFonts w:ascii="微软雅黑" w:eastAsia="微软雅黑" w:hAnsi="微软雅黑" w:cs="Microsoft YaHei UI" w:hint="eastAsia"/>
          <w:bCs/>
          <w:noProof/>
          <w:color w:val="000000" w:themeColor="text1"/>
          <w:spacing w:val="12"/>
          <w:sz w:val="18"/>
          <w:szCs w:val="18"/>
        </w:rPr>
        <w:t>的潜行理念</w:t>
      </w:r>
      <w:r w:rsidR="006C082B">
        <w:rPr>
          <w:rFonts w:ascii="微软雅黑" w:eastAsia="微软雅黑" w:hAnsi="微软雅黑" w:cs="Microsoft YaHei UI" w:hint="eastAsia"/>
          <w:bCs/>
          <w:noProof/>
          <w:color w:val="000000" w:themeColor="text1"/>
          <w:spacing w:val="12"/>
          <w:sz w:val="18"/>
          <w:szCs w:val="18"/>
        </w:rPr>
        <w:t>，</w:t>
      </w:r>
      <w:r w:rsidR="00395D6E">
        <w:rPr>
          <w:rFonts w:ascii="微软雅黑" w:eastAsia="微软雅黑" w:hAnsi="微软雅黑" w:cs="Microsoft YaHei UI" w:hint="eastAsia"/>
          <w:bCs/>
          <w:noProof/>
          <w:color w:val="000000" w:themeColor="text1"/>
          <w:spacing w:val="12"/>
          <w:sz w:val="18"/>
          <w:szCs w:val="18"/>
        </w:rPr>
        <w:t>还是</w:t>
      </w:r>
      <w:r w:rsidR="0055723E">
        <w:rPr>
          <w:rFonts w:ascii="微软雅黑" w:eastAsia="微软雅黑" w:hAnsi="微软雅黑" w:cs="Microsoft YaHei UI" w:hint="eastAsia"/>
          <w:bCs/>
          <w:noProof/>
          <w:color w:val="000000" w:themeColor="text1"/>
          <w:spacing w:val="12"/>
          <w:sz w:val="18"/>
          <w:szCs w:val="18"/>
        </w:rPr>
        <w:t>长镜头播片中</w:t>
      </w:r>
      <w:r w:rsidR="003D1227">
        <w:rPr>
          <w:rFonts w:ascii="微软雅黑" w:eastAsia="微软雅黑" w:hAnsi="微软雅黑" w:cs="Microsoft YaHei UI" w:hint="eastAsia"/>
          <w:bCs/>
          <w:noProof/>
          <w:color w:val="000000" w:themeColor="text1"/>
          <w:spacing w:val="12"/>
          <w:sz w:val="18"/>
          <w:szCs w:val="18"/>
        </w:rPr>
        <w:t>复杂的世界观与隐喻表达，以及数不清的彩蛋与粉丝文化，</w:t>
      </w:r>
      <w:r w:rsidR="00753ED1">
        <w:rPr>
          <w:rFonts w:ascii="微软雅黑" w:eastAsia="微软雅黑" w:hAnsi="微软雅黑" w:cs="Microsoft YaHei UI" w:hint="eastAsia"/>
          <w:bCs/>
          <w:noProof/>
          <w:color w:val="000000" w:themeColor="text1"/>
          <w:spacing w:val="12"/>
          <w:sz w:val="18"/>
          <w:szCs w:val="18"/>
        </w:rPr>
        <w:t>都让人</w:t>
      </w:r>
      <w:r w:rsidR="00186E5F">
        <w:rPr>
          <w:rFonts w:ascii="微软雅黑" w:eastAsia="微软雅黑" w:hAnsi="微软雅黑" w:cs="Microsoft YaHei UI" w:hint="eastAsia"/>
          <w:bCs/>
          <w:noProof/>
          <w:color w:val="000000" w:themeColor="text1"/>
          <w:spacing w:val="12"/>
          <w:sz w:val="18"/>
          <w:szCs w:val="18"/>
        </w:rPr>
        <w:t>无比</w:t>
      </w:r>
      <w:r w:rsidR="00753ED1">
        <w:rPr>
          <w:rFonts w:ascii="微软雅黑" w:eastAsia="微软雅黑" w:hAnsi="微软雅黑" w:cs="Microsoft YaHei UI" w:hint="eastAsia"/>
          <w:bCs/>
          <w:noProof/>
          <w:color w:val="000000" w:themeColor="text1"/>
          <w:spacing w:val="12"/>
          <w:sz w:val="18"/>
          <w:szCs w:val="18"/>
        </w:rPr>
        <w:t>确信这是小岛</w:t>
      </w:r>
      <w:r w:rsidR="00294403">
        <w:rPr>
          <w:rFonts w:ascii="微软雅黑" w:eastAsia="微软雅黑" w:hAnsi="微软雅黑" w:cs="Microsoft YaHei UI" w:hint="eastAsia"/>
          <w:bCs/>
          <w:noProof/>
          <w:color w:val="000000" w:themeColor="text1"/>
          <w:spacing w:val="12"/>
          <w:sz w:val="18"/>
          <w:szCs w:val="18"/>
        </w:rPr>
        <w:t>才会出品</w:t>
      </w:r>
      <w:r w:rsidR="00753ED1">
        <w:rPr>
          <w:rFonts w:ascii="微软雅黑" w:eastAsia="微软雅黑" w:hAnsi="微软雅黑" w:cs="Microsoft YaHei UI" w:hint="eastAsia"/>
          <w:bCs/>
          <w:noProof/>
          <w:color w:val="000000" w:themeColor="text1"/>
          <w:spacing w:val="12"/>
          <w:sz w:val="18"/>
          <w:szCs w:val="18"/>
        </w:rPr>
        <w:t>的</w:t>
      </w:r>
      <w:r w:rsidR="0055723E">
        <w:rPr>
          <w:rFonts w:ascii="微软雅黑" w:eastAsia="微软雅黑" w:hAnsi="微软雅黑" w:cs="Microsoft YaHei UI" w:hint="eastAsia"/>
          <w:bCs/>
          <w:noProof/>
          <w:color w:val="000000" w:themeColor="text1"/>
          <w:spacing w:val="12"/>
          <w:sz w:val="18"/>
          <w:szCs w:val="18"/>
        </w:rPr>
        <w:t>游戏</w:t>
      </w:r>
      <w:r w:rsidR="001C75A1">
        <w:rPr>
          <w:rFonts w:ascii="微软雅黑" w:eastAsia="微软雅黑" w:hAnsi="微软雅黑" w:cs="Microsoft YaHei UI" w:hint="eastAsia"/>
          <w:bCs/>
          <w:noProof/>
          <w:color w:val="000000" w:themeColor="text1"/>
          <w:spacing w:val="12"/>
          <w:sz w:val="18"/>
          <w:szCs w:val="18"/>
        </w:rPr>
        <w:t>——岛哥哥</w:t>
      </w:r>
      <w:r w:rsidR="006765A6">
        <w:rPr>
          <w:rFonts w:ascii="微软雅黑" w:eastAsia="微软雅黑" w:hAnsi="微软雅黑" w:cs="Microsoft YaHei UI" w:hint="eastAsia"/>
          <w:bCs/>
          <w:noProof/>
          <w:color w:val="000000" w:themeColor="text1"/>
          <w:spacing w:val="12"/>
          <w:sz w:val="18"/>
          <w:szCs w:val="18"/>
        </w:rPr>
        <w:t>伟大</w:t>
      </w:r>
      <w:r w:rsidR="001C75A1">
        <w:rPr>
          <w:rFonts w:ascii="微软雅黑" w:eastAsia="微软雅黑" w:hAnsi="微软雅黑" w:cs="Microsoft YaHei UI" w:hint="eastAsia"/>
          <w:bCs/>
          <w:noProof/>
          <w:color w:val="000000" w:themeColor="text1"/>
          <w:spacing w:val="12"/>
          <w:sz w:val="18"/>
          <w:szCs w:val="18"/>
        </w:rPr>
        <w:t>，</w:t>
      </w:r>
      <w:r w:rsidR="0071264C">
        <w:rPr>
          <w:rFonts w:ascii="微软雅黑" w:eastAsia="微软雅黑" w:hAnsi="微软雅黑" w:cs="Microsoft YaHei UI" w:hint="eastAsia"/>
          <w:bCs/>
          <w:noProof/>
          <w:color w:val="000000" w:themeColor="text1"/>
          <w:spacing w:val="12"/>
          <w:sz w:val="18"/>
          <w:szCs w:val="18"/>
        </w:rPr>
        <w:t>无需多言！</w:t>
      </w:r>
    </w:p>
    <w:p w14:paraId="7C4B5B5A" w14:textId="6488855A" w:rsidR="009606AB" w:rsidRDefault="00395D6E" w:rsidP="00205260">
      <w:pPr>
        <w:ind w:firstLineChars="200" w:firstLine="408"/>
        <w:rPr>
          <w:rFonts w:ascii="微软雅黑" w:eastAsia="微软雅黑" w:hAnsi="微软雅黑" w:cs="Microsoft YaHei UI" w:hint="eastAsia"/>
          <w:bCs/>
          <w:noProof/>
          <w:color w:val="000000" w:themeColor="text1"/>
          <w:spacing w:val="12"/>
          <w:sz w:val="18"/>
          <w:szCs w:val="18"/>
        </w:rPr>
      </w:pPr>
      <w:r>
        <w:rPr>
          <w:rFonts w:ascii="微软雅黑" w:eastAsia="微软雅黑" w:hAnsi="微软雅黑" w:cs="Microsoft YaHei UI" w:hint="eastAsia"/>
          <w:bCs/>
          <w:noProof/>
          <w:color w:val="000000" w:themeColor="text1"/>
          <w:spacing w:val="12"/>
          <w:sz w:val="18"/>
          <w:szCs w:val="18"/>
        </w:rPr>
        <w:t>抛开主线剧情不谈，我</w:t>
      </w:r>
      <w:r w:rsidR="002862DF">
        <w:rPr>
          <w:rFonts w:ascii="微软雅黑" w:eastAsia="微软雅黑" w:hAnsi="微软雅黑" w:cs="Microsoft YaHei UI" w:hint="eastAsia"/>
          <w:bCs/>
          <w:noProof/>
          <w:color w:val="000000" w:themeColor="text1"/>
          <w:spacing w:val="12"/>
          <w:sz w:val="18"/>
          <w:szCs w:val="18"/>
        </w:rPr>
        <w:t>得承认自己</w:t>
      </w:r>
      <w:r>
        <w:rPr>
          <w:rFonts w:ascii="微软雅黑" w:eastAsia="微软雅黑" w:hAnsi="微软雅黑" w:cs="Microsoft YaHei UI" w:hint="eastAsia"/>
          <w:bCs/>
          <w:noProof/>
          <w:color w:val="000000" w:themeColor="text1"/>
          <w:spacing w:val="12"/>
          <w:sz w:val="18"/>
          <w:szCs w:val="18"/>
        </w:rPr>
        <w:t>相当享受《死亡搁浅》的游玩过程，尤其是这个游戏把</w:t>
      </w:r>
      <w:r>
        <w:rPr>
          <w:rFonts w:ascii="微软雅黑" w:eastAsia="微软雅黑" w:hAnsi="微软雅黑" w:cs="Microsoft YaHei UI" w:hint="eastAsia"/>
          <w:bCs/>
          <w:noProof/>
          <w:color w:val="000000" w:themeColor="text1"/>
          <w:spacing w:val="12"/>
          <w:sz w:val="18"/>
          <w:szCs w:val="18"/>
        </w:rPr>
        <w:lastRenderedPageBreak/>
        <w:t>最荒诞的浪漫藏在最笨拙的行走中的玩法设计</w:t>
      </w:r>
      <w:r w:rsidR="00BD4FF9">
        <w:rPr>
          <w:rFonts w:ascii="微软雅黑" w:eastAsia="微软雅黑" w:hAnsi="微软雅黑" w:cs="Microsoft YaHei UI" w:hint="eastAsia"/>
          <w:bCs/>
          <w:noProof/>
          <w:color w:val="000000" w:themeColor="text1"/>
          <w:spacing w:val="12"/>
          <w:sz w:val="18"/>
          <w:szCs w:val="18"/>
        </w:rPr>
        <w:t>：</w:t>
      </w:r>
      <w:r w:rsidR="00C921A6" w:rsidRPr="00C921A6">
        <w:rPr>
          <w:rFonts w:ascii="微软雅黑" w:eastAsia="微软雅黑" w:hAnsi="微软雅黑" w:cs="Microsoft YaHei UI"/>
          <w:bCs/>
          <w:noProof/>
          <w:color w:val="000000" w:themeColor="text1"/>
          <w:spacing w:val="12"/>
          <w:sz w:val="18"/>
          <w:szCs w:val="18"/>
        </w:rPr>
        <w:t>地形阻力、货物重量与平衡系统共同构建了独特的物流美学</w:t>
      </w:r>
      <w:r w:rsidR="00C921A6">
        <w:rPr>
          <w:rFonts w:ascii="微软雅黑" w:eastAsia="微软雅黑" w:hAnsi="微软雅黑" w:cs="Microsoft YaHei UI" w:hint="eastAsia"/>
          <w:bCs/>
          <w:noProof/>
          <w:color w:val="000000" w:themeColor="text1"/>
          <w:spacing w:val="12"/>
          <w:sz w:val="18"/>
          <w:szCs w:val="18"/>
        </w:rPr>
        <w:t>，是我最为惊喜也最为青睐的点</w:t>
      </w:r>
      <w:r w:rsidR="00C921A6" w:rsidRPr="00C921A6">
        <w:rPr>
          <w:rFonts w:ascii="微软雅黑" w:eastAsia="微软雅黑" w:hAnsi="微软雅黑" w:cs="Microsoft YaHei UI"/>
          <w:bCs/>
          <w:noProof/>
          <w:color w:val="000000" w:themeColor="text1"/>
          <w:spacing w:val="12"/>
          <w:sz w:val="18"/>
          <w:szCs w:val="18"/>
        </w:rPr>
        <w:t>。</w:t>
      </w:r>
      <w:r w:rsidR="00384F08">
        <w:rPr>
          <w:rFonts w:ascii="微软雅黑" w:eastAsia="微软雅黑" w:hAnsi="微软雅黑" w:cs="Microsoft YaHei UI" w:hint="eastAsia"/>
          <w:bCs/>
          <w:noProof/>
          <w:color w:val="000000" w:themeColor="text1"/>
          <w:spacing w:val="12"/>
          <w:sz w:val="18"/>
          <w:szCs w:val="18"/>
        </w:rPr>
        <w:t>游戏</w:t>
      </w:r>
      <w:r w:rsidR="001520BE">
        <w:rPr>
          <w:rFonts w:ascii="微软雅黑" w:eastAsia="微软雅黑" w:hAnsi="微软雅黑" w:cs="Microsoft YaHei UI" w:hint="eastAsia"/>
          <w:bCs/>
          <w:noProof/>
          <w:color w:val="000000" w:themeColor="text1"/>
          <w:spacing w:val="12"/>
          <w:sz w:val="18"/>
          <w:szCs w:val="18"/>
        </w:rPr>
        <w:t>的</w:t>
      </w:r>
      <w:r w:rsidR="00384F08">
        <w:rPr>
          <w:rFonts w:ascii="微软雅黑" w:eastAsia="微软雅黑" w:hAnsi="微软雅黑" w:cs="Microsoft YaHei UI" w:hint="eastAsia"/>
          <w:bCs/>
          <w:noProof/>
          <w:color w:val="000000" w:themeColor="text1"/>
          <w:spacing w:val="12"/>
          <w:sz w:val="18"/>
          <w:szCs w:val="18"/>
        </w:rPr>
        <w:t>主角Sam除了血量外，</w:t>
      </w:r>
      <w:r w:rsidR="00E317F1">
        <w:rPr>
          <w:rFonts w:ascii="微软雅黑" w:eastAsia="微软雅黑" w:hAnsi="微软雅黑" w:cs="Microsoft YaHei UI" w:hint="eastAsia"/>
          <w:bCs/>
          <w:noProof/>
          <w:color w:val="000000" w:themeColor="text1"/>
          <w:spacing w:val="12"/>
          <w:sz w:val="18"/>
          <w:szCs w:val="18"/>
        </w:rPr>
        <w:t>还有着负重性</w:t>
      </w:r>
      <w:r w:rsidR="00384F08">
        <w:rPr>
          <w:rFonts w:ascii="微软雅黑" w:eastAsia="微软雅黑" w:hAnsi="微软雅黑" w:cs="Microsoft YaHei UI" w:hint="eastAsia"/>
          <w:bCs/>
          <w:noProof/>
          <w:color w:val="000000" w:themeColor="text1"/>
          <w:spacing w:val="12"/>
          <w:sz w:val="18"/>
          <w:szCs w:val="18"/>
        </w:rPr>
        <w:t>、平衡</w:t>
      </w:r>
      <w:r w:rsidR="00E317F1">
        <w:rPr>
          <w:rFonts w:ascii="微软雅黑" w:eastAsia="微软雅黑" w:hAnsi="微软雅黑" w:cs="Microsoft YaHei UI" w:hint="eastAsia"/>
          <w:bCs/>
          <w:noProof/>
          <w:color w:val="000000" w:themeColor="text1"/>
          <w:spacing w:val="12"/>
          <w:sz w:val="18"/>
          <w:szCs w:val="18"/>
        </w:rPr>
        <w:t>性、崎岖地形适应力、抗昏迷能力</w:t>
      </w:r>
      <w:r w:rsidR="00540F44">
        <w:rPr>
          <w:rFonts w:ascii="微软雅黑" w:eastAsia="微软雅黑" w:hAnsi="微软雅黑" w:cs="Microsoft YaHei UI" w:hint="eastAsia"/>
          <w:bCs/>
          <w:noProof/>
          <w:color w:val="000000" w:themeColor="text1"/>
          <w:spacing w:val="12"/>
          <w:sz w:val="18"/>
          <w:szCs w:val="18"/>
        </w:rPr>
        <w:t>等在其他游戏设计中近乎不曾出现的</w:t>
      </w:r>
      <w:r w:rsidR="000D7C42">
        <w:rPr>
          <w:rFonts w:ascii="微软雅黑" w:eastAsia="微软雅黑" w:hAnsi="微软雅黑" w:cs="Microsoft YaHei UI" w:hint="eastAsia"/>
          <w:bCs/>
          <w:noProof/>
          <w:color w:val="000000" w:themeColor="text1"/>
          <w:spacing w:val="12"/>
          <w:sz w:val="18"/>
          <w:szCs w:val="18"/>
        </w:rPr>
        <w:t>奇妙</w:t>
      </w:r>
      <w:r w:rsidR="00540F44">
        <w:rPr>
          <w:rFonts w:ascii="微软雅黑" w:eastAsia="微软雅黑" w:hAnsi="微软雅黑" w:cs="Microsoft YaHei UI" w:hint="eastAsia"/>
          <w:bCs/>
          <w:noProof/>
          <w:color w:val="000000" w:themeColor="text1"/>
          <w:spacing w:val="12"/>
          <w:sz w:val="18"/>
          <w:szCs w:val="18"/>
        </w:rPr>
        <w:t>属性，</w:t>
      </w:r>
      <w:r w:rsidR="009606AB">
        <w:rPr>
          <w:rFonts w:ascii="微软雅黑" w:eastAsia="微软雅黑" w:hAnsi="微软雅黑" w:cs="Microsoft YaHei UI" w:hint="eastAsia"/>
          <w:bCs/>
          <w:noProof/>
          <w:color w:val="000000" w:themeColor="text1"/>
          <w:spacing w:val="12"/>
          <w:sz w:val="18"/>
          <w:szCs w:val="18"/>
        </w:rPr>
        <w:t>鞋子</w:t>
      </w:r>
      <w:r w:rsidR="00EA58E9">
        <w:rPr>
          <w:rFonts w:ascii="微软雅黑" w:eastAsia="微软雅黑" w:hAnsi="微软雅黑" w:cs="Microsoft YaHei UI" w:hint="eastAsia"/>
          <w:bCs/>
          <w:noProof/>
          <w:color w:val="000000" w:themeColor="text1"/>
          <w:spacing w:val="12"/>
          <w:sz w:val="18"/>
          <w:szCs w:val="18"/>
        </w:rPr>
        <w:t>和近乎每个装备与建筑都有</w:t>
      </w:r>
      <w:r w:rsidR="001520BE">
        <w:rPr>
          <w:rFonts w:ascii="微软雅黑" w:eastAsia="微软雅黑" w:hAnsi="微软雅黑" w:cs="Microsoft YaHei UI" w:hint="eastAsia"/>
          <w:bCs/>
          <w:noProof/>
          <w:color w:val="000000" w:themeColor="text1"/>
          <w:spacing w:val="12"/>
          <w:sz w:val="18"/>
          <w:szCs w:val="18"/>
        </w:rPr>
        <w:t>有着</w:t>
      </w:r>
      <w:r w:rsidR="00571CAA">
        <w:rPr>
          <w:rFonts w:ascii="微软雅黑" w:eastAsia="微软雅黑" w:hAnsi="微软雅黑" w:cs="Microsoft YaHei UI" w:hint="eastAsia"/>
          <w:bCs/>
          <w:noProof/>
          <w:color w:val="000000" w:themeColor="text1"/>
          <w:spacing w:val="12"/>
          <w:sz w:val="18"/>
          <w:szCs w:val="18"/>
        </w:rPr>
        <w:t>耐久度的设定</w:t>
      </w:r>
      <w:r w:rsidR="00EA58E9">
        <w:rPr>
          <w:rFonts w:ascii="微软雅黑" w:eastAsia="微软雅黑" w:hAnsi="微软雅黑" w:cs="Microsoft YaHei UI" w:hint="eastAsia"/>
          <w:bCs/>
          <w:noProof/>
          <w:color w:val="000000" w:themeColor="text1"/>
          <w:spacing w:val="12"/>
          <w:sz w:val="18"/>
          <w:szCs w:val="18"/>
        </w:rPr>
        <w:t>，</w:t>
      </w:r>
      <w:r w:rsidR="00571CAA">
        <w:rPr>
          <w:rFonts w:ascii="微软雅黑" w:eastAsia="微软雅黑" w:hAnsi="微软雅黑" w:cs="Microsoft YaHei UI" w:hint="eastAsia"/>
          <w:bCs/>
          <w:noProof/>
          <w:color w:val="000000" w:themeColor="text1"/>
          <w:spacing w:val="12"/>
          <w:sz w:val="18"/>
          <w:szCs w:val="18"/>
        </w:rPr>
        <w:t>若玩家长时间不更换已经</w:t>
      </w:r>
      <w:r w:rsidR="00367D33">
        <w:rPr>
          <w:rFonts w:ascii="微软雅黑" w:eastAsia="微软雅黑" w:hAnsi="微软雅黑" w:cs="Microsoft YaHei UI" w:hint="eastAsia"/>
          <w:bCs/>
          <w:noProof/>
          <w:color w:val="000000" w:themeColor="text1"/>
          <w:spacing w:val="12"/>
          <w:sz w:val="18"/>
          <w:szCs w:val="18"/>
        </w:rPr>
        <w:t>磨损</w:t>
      </w:r>
      <w:r w:rsidR="00571CAA">
        <w:rPr>
          <w:rFonts w:ascii="微软雅黑" w:eastAsia="微软雅黑" w:hAnsi="微软雅黑" w:cs="Microsoft YaHei UI" w:hint="eastAsia"/>
          <w:bCs/>
          <w:noProof/>
          <w:color w:val="000000" w:themeColor="text1"/>
          <w:spacing w:val="12"/>
          <w:sz w:val="18"/>
          <w:szCs w:val="18"/>
        </w:rPr>
        <w:t>的鞋子，主角的</w:t>
      </w:r>
      <w:r w:rsidR="00F44805">
        <w:rPr>
          <w:rFonts w:ascii="微软雅黑" w:eastAsia="微软雅黑" w:hAnsi="微软雅黑" w:cs="Microsoft YaHei UI" w:hint="eastAsia"/>
          <w:bCs/>
          <w:noProof/>
          <w:color w:val="000000" w:themeColor="text1"/>
          <w:spacing w:val="12"/>
          <w:sz w:val="18"/>
          <w:szCs w:val="18"/>
        </w:rPr>
        <w:t>脚会被</w:t>
      </w:r>
      <w:r w:rsidR="009606AB">
        <w:rPr>
          <w:rFonts w:ascii="微软雅黑" w:eastAsia="微软雅黑" w:hAnsi="微软雅黑" w:cs="Microsoft YaHei UI" w:hint="eastAsia"/>
          <w:bCs/>
          <w:noProof/>
          <w:color w:val="000000" w:themeColor="text1"/>
          <w:spacing w:val="12"/>
          <w:sz w:val="18"/>
          <w:szCs w:val="18"/>
        </w:rPr>
        <w:t>磨出血</w:t>
      </w:r>
      <w:r w:rsidR="00F44805">
        <w:rPr>
          <w:rFonts w:ascii="微软雅黑" w:eastAsia="微软雅黑" w:hAnsi="微软雅黑" w:cs="Microsoft YaHei UI" w:hint="eastAsia"/>
          <w:bCs/>
          <w:noProof/>
          <w:color w:val="000000" w:themeColor="text1"/>
          <w:spacing w:val="12"/>
          <w:sz w:val="18"/>
          <w:szCs w:val="18"/>
        </w:rPr>
        <w:t>、更容易打滑跌倒</w:t>
      </w:r>
      <w:r w:rsidR="00EA58E9">
        <w:rPr>
          <w:rFonts w:ascii="微软雅黑" w:eastAsia="微软雅黑" w:hAnsi="微软雅黑" w:cs="Microsoft YaHei UI" w:hint="eastAsia"/>
          <w:bCs/>
          <w:noProof/>
          <w:color w:val="000000" w:themeColor="text1"/>
          <w:spacing w:val="12"/>
          <w:sz w:val="18"/>
          <w:szCs w:val="18"/>
        </w:rPr>
        <w:t>，建筑不修缮也会逐渐锈迹斑斑从而不可用</w:t>
      </w:r>
      <w:r w:rsidR="00F44805">
        <w:rPr>
          <w:rFonts w:ascii="微软雅黑" w:eastAsia="微软雅黑" w:hAnsi="微软雅黑" w:cs="Microsoft YaHei UI" w:hint="eastAsia"/>
          <w:bCs/>
          <w:noProof/>
          <w:color w:val="000000" w:themeColor="text1"/>
          <w:spacing w:val="12"/>
          <w:sz w:val="18"/>
          <w:szCs w:val="18"/>
        </w:rPr>
        <w:t>；</w:t>
      </w:r>
      <w:r w:rsidR="001520BE">
        <w:rPr>
          <w:rFonts w:ascii="微软雅黑" w:eastAsia="微软雅黑" w:hAnsi="微软雅黑" w:cs="Microsoft YaHei UI" w:hint="eastAsia"/>
          <w:bCs/>
          <w:noProof/>
          <w:color w:val="000000" w:themeColor="text1"/>
          <w:spacing w:val="12"/>
          <w:sz w:val="18"/>
          <w:szCs w:val="18"/>
        </w:rPr>
        <w:t>除此之外主角还能</w:t>
      </w:r>
      <w:r w:rsidR="00111291">
        <w:rPr>
          <w:rFonts w:ascii="微软雅黑" w:eastAsia="微软雅黑" w:hAnsi="微软雅黑" w:cs="Microsoft YaHei UI" w:hint="eastAsia"/>
          <w:bCs/>
          <w:noProof/>
          <w:color w:val="000000" w:themeColor="text1"/>
          <w:spacing w:val="12"/>
          <w:sz w:val="18"/>
          <w:szCs w:val="18"/>
        </w:rPr>
        <w:t>通过</w:t>
      </w:r>
      <w:r w:rsidR="00124063">
        <w:rPr>
          <w:rFonts w:ascii="微软雅黑" w:eastAsia="微软雅黑" w:hAnsi="微软雅黑" w:cs="Microsoft YaHei UI" w:hint="eastAsia"/>
          <w:bCs/>
          <w:noProof/>
          <w:color w:val="000000" w:themeColor="text1"/>
          <w:spacing w:val="12"/>
          <w:sz w:val="18"/>
          <w:szCs w:val="18"/>
        </w:rPr>
        <w:t>洗澡</w:t>
      </w:r>
      <w:r w:rsidR="00111291">
        <w:rPr>
          <w:rFonts w:ascii="微软雅黑" w:eastAsia="微软雅黑" w:hAnsi="微软雅黑" w:cs="Microsoft YaHei UI" w:hint="eastAsia"/>
          <w:bCs/>
          <w:noProof/>
          <w:color w:val="000000" w:themeColor="text1"/>
          <w:spacing w:val="12"/>
          <w:sz w:val="18"/>
          <w:szCs w:val="18"/>
        </w:rPr>
        <w:t>获得排泄物手榴弹</w:t>
      </w:r>
      <w:r w:rsidR="00124063">
        <w:rPr>
          <w:rFonts w:ascii="微软雅黑" w:eastAsia="微软雅黑" w:hAnsi="微软雅黑" w:cs="Microsoft YaHei UI" w:hint="eastAsia"/>
          <w:bCs/>
          <w:noProof/>
          <w:color w:val="000000" w:themeColor="text1"/>
          <w:spacing w:val="12"/>
          <w:sz w:val="18"/>
          <w:szCs w:val="18"/>
        </w:rPr>
        <w:t>、</w:t>
      </w:r>
      <w:r w:rsidR="00072F24">
        <w:rPr>
          <w:rFonts w:ascii="微软雅黑" w:eastAsia="微软雅黑" w:hAnsi="微软雅黑" w:cs="Microsoft YaHei UI" w:hint="eastAsia"/>
          <w:bCs/>
          <w:noProof/>
          <w:color w:val="000000" w:themeColor="text1"/>
          <w:spacing w:val="12"/>
          <w:sz w:val="18"/>
          <w:szCs w:val="18"/>
        </w:rPr>
        <w:t>在地图的角落上厕所的地方长出小蘑菇、</w:t>
      </w:r>
      <w:r w:rsidR="00124063">
        <w:rPr>
          <w:rFonts w:ascii="微软雅黑" w:eastAsia="微软雅黑" w:hAnsi="微软雅黑" w:cs="Microsoft YaHei UI" w:hint="eastAsia"/>
          <w:bCs/>
          <w:noProof/>
          <w:color w:val="000000" w:themeColor="text1"/>
          <w:spacing w:val="12"/>
          <w:sz w:val="18"/>
          <w:szCs w:val="18"/>
        </w:rPr>
        <w:t>喝地雷妹最喜欢的魔爪</w:t>
      </w:r>
      <w:r w:rsidR="00EA58E9">
        <w:rPr>
          <w:rFonts w:ascii="微软雅黑" w:eastAsia="微软雅黑" w:hAnsi="微软雅黑" w:cs="Microsoft YaHei UI" w:hint="eastAsia"/>
          <w:bCs/>
          <w:noProof/>
          <w:color w:val="000000" w:themeColor="text1"/>
          <w:spacing w:val="12"/>
          <w:sz w:val="18"/>
          <w:szCs w:val="18"/>
        </w:rPr>
        <w:t>提升体力（导剪版因广告合作到期已替换）</w:t>
      </w:r>
      <w:r w:rsidR="0023796C">
        <w:rPr>
          <w:rFonts w:ascii="微软雅黑" w:eastAsia="微软雅黑" w:hAnsi="微软雅黑" w:cs="Microsoft YaHei UI" w:hint="eastAsia"/>
          <w:bCs/>
          <w:noProof/>
          <w:color w:val="000000" w:themeColor="text1"/>
          <w:spacing w:val="12"/>
          <w:sz w:val="18"/>
          <w:szCs w:val="18"/>
        </w:rPr>
        <w:t>，</w:t>
      </w:r>
      <w:r w:rsidR="00D92FF7">
        <w:rPr>
          <w:rFonts w:ascii="微软雅黑" w:eastAsia="微软雅黑" w:hAnsi="微软雅黑" w:cs="Microsoft YaHei UI" w:hint="eastAsia"/>
          <w:bCs/>
          <w:noProof/>
          <w:color w:val="000000" w:themeColor="text1"/>
          <w:spacing w:val="12"/>
          <w:sz w:val="18"/>
          <w:szCs w:val="18"/>
        </w:rPr>
        <w:t>更改自己的衣着</w:t>
      </w:r>
      <w:r w:rsidR="003622A5">
        <w:rPr>
          <w:rFonts w:ascii="微软雅黑" w:eastAsia="微软雅黑" w:hAnsi="微软雅黑" w:cs="Microsoft YaHei UI" w:hint="eastAsia"/>
          <w:bCs/>
          <w:noProof/>
          <w:color w:val="000000" w:themeColor="text1"/>
          <w:spacing w:val="12"/>
          <w:sz w:val="18"/>
          <w:szCs w:val="18"/>
        </w:rPr>
        <w:t>、</w:t>
      </w:r>
      <w:r w:rsidR="00D92FF7">
        <w:rPr>
          <w:rFonts w:ascii="微软雅黑" w:eastAsia="微软雅黑" w:hAnsi="微软雅黑" w:cs="Microsoft YaHei UI" w:hint="eastAsia"/>
          <w:bCs/>
          <w:noProof/>
          <w:color w:val="000000" w:themeColor="text1"/>
          <w:spacing w:val="12"/>
          <w:sz w:val="18"/>
          <w:szCs w:val="18"/>
        </w:rPr>
        <w:t>面容</w:t>
      </w:r>
      <w:r w:rsidR="003622A5">
        <w:rPr>
          <w:rFonts w:ascii="微软雅黑" w:eastAsia="微软雅黑" w:hAnsi="微软雅黑" w:cs="Microsoft YaHei UI" w:hint="eastAsia"/>
          <w:bCs/>
          <w:noProof/>
          <w:color w:val="000000" w:themeColor="text1"/>
          <w:spacing w:val="12"/>
          <w:sz w:val="18"/>
          <w:szCs w:val="18"/>
        </w:rPr>
        <w:t>和</w:t>
      </w:r>
      <w:r w:rsidR="00D92FF7">
        <w:rPr>
          <w:rFonts w:ascii="微软雅黑" w:eastAsia="微软雅黑" w:hAnsi="微软雅黑" w:cs="Microsoft YaHei UI" w:hint="eastAsia"/>
          <w:bCs/>
          <w:noProof/>
          <w:color w:val="000000" w:themeColor="text1"/>
          <w:spacing w:val="12"/>
          <w:sz w:val="18"/>
          <w:szCs w:val="18"/>
        </w:rPr>
        <w:t>背包设定，</w:t>
      </w:r>
      <w:r w:rsidR="0023796C">
        <w:rPr>
          <w:rFonts w:ascii="微软雅黑" w:eastAsia="微软雅黑" w:hAnsi="微软雅黑" w:cs="Microsoft YaHei UI" w:hint="eastAsia"/>
          <w:bCs/>
          <w:noProof/>
          <w:color w:val="000000" w:themeColor="text1"/>
          <w:spacing w:val="12"/>
          <w:sz w:val="18"/>
          <w:szCs w:val="18"/>
        </w:rPr>
        <w:t>可以在送货途中面对风景停下拍照，</w:t>
      </w:r>
      <w:r w:rsidR="0044134C">
        <w:rPr>
          <w:rFonts w:ascii="微软雅黑" w:eastAsia="微软雅黑" w:hAnsi="微软雅黑" w:cs="Microsoft YaHei UI" w:hint="eastAsia"/>
          <w:bCs/>
          <w:noProof/>
          <w:color w:val="000000" w:themeColor="text1"/>
          <w:spacing w:val="12"/>
          <w:sz w:val="18"/>
          <w:szCs w:val="18"/>
        </w:rPr>
        <w:t>可以让他驾驶赛车狂飙，</w:t>
      </w:r>
      <w:r w:rsidR="00C9359B">
        <w:rPr>
          <w:rFonts w:ascii="微软雅黑" w:eastAsia="微软雅黑" w:hAnsi="微软雅黑" w:cs="Microsoft YaHei UI" w:hint="eastAsia"/>
          <w:bCs/>
          <w:noProof/>
          <w:color w:val="000000" w:themeColor="text1"/>
          <w:spacing w:val="12"/>
          <w:sz w:val="18"/>
          <w:szCs w:val="18"/>
        </w:rPr>
        <w:t>也可以在</w:t>
      </w:r>
      <w:r w:rsidR="0044134C">
        <w:rPr>
          <w:rFonts w:ascii="微软雅黑" w:eastAsia="微软雅黑" w:hAnsi="微软雅黑" w:cs="Microsoft YaHei UI" w:hint="eastAsia"/>
          <w:bCs/>
          <w:noProof/>
          <w:color w:val="000000" w:themeColor="text1"/>
          <w:spacing w:val="12"/>
          <w:sz w:val="18"/>
          <w:szCs w:val="18"/>
        </w:rPr>
        <w:t>仅仅是</w:t>
      </w:r>
      <w:r w:rsidR="00C9359B">
        <w:rPr>
          <w:rFonts w:ascii="微软雅黑" w:eastAsia="微软雅黑" w:hAnsi="微软雅黑" w:cs="Microsoft YaHei UI" w:hint="eastAsia"/>
          <w:bCs/>
          <w:noProof/>
          <w:color w:val="000000" w:themeColor="text1"/>
          <w:spacing w:val="12"/>
          <w:sz w:val="18"/>
          <w:szCs w:val="18"/>
        </w:rPr>
        <w:t>安全屋里睡觉休息</w:t>
      </w:r>
      <w:r w:rsidR="00EA58E9">
        <w:rPr>
          <w:rFonts w:ascii="微软雅黑" w:eastAsia="微软雅黑" w:hAnsi="微软雅黑" w:cs="Microsoft YaHei UI" w:hint="eastAsia"/>
          <w:bCs/>
          <w:noProof/>
          <w:color w:val="000000" w:themeColor="text1"/>
          <w:spacing w:val="12"/>
          <w:sz w:val="18"/>
          <w:szCs w:val="18"/>
        </w:rPr>
        <w:t>……种种</w:t>
      </w:r>
      <w:r w:rsidR="009606AB">
        <w:rPr>
          <w:rFonts w:ascii="微软雅黑" w:eastAsia="微软雅黑" w:hAnsi="微软雅黑" w:cs="Microsoft YaHei UI" w:hint="eastAsia"/>
          <w:bCs/>
          <w:noProof/>
          <w:color w:val="000000" w:themeColor="text1"/>
          <w:spacing w:val="12"/>
          <w:sz w:val="18"/>
          <w:szCs w:val="18"/>
        </w:rPr>
        <w:t>精细到令人发指的</w:t>
      </w:r>
      <w:r w:rsidR="00EA58E9">
        <w:rPr>
          <w:rFonts w:ascii="微软雅黑" w:eastAsia="微软雅黑" w:hAnsi="微软雅黑" w:cs="Microsoft YaHei UI" w:hint="eastAsia"/>
          <w:bCs/>
          <w:noProof/>
          <w:color w:val="000000" w:themeColor="text1"/>
          <w:spacing w:val="12"/>
          <w:sz w:val="18"/>
          <w:szCs w:val="18"/>
        </w:rPr>
        <w:t>设定，实在</w:t>
      </w:r>
      <w:r w:rsidR="00871110">
        <w:rPr>
          <w:rFonts w:ascii="微软雅黑" w:eastAsia="微软雅黑" w:hAnsi="微软雅黑" w:cs="Microsoft YaHei UI" w:hint="eastAsia"/>
          <w:bCs/>
          <w:noProof/>
          <w:color w:val="000000" w:themeColor="text1"/>
          <w:spacing w:val="12"/>
          <w:sz w:val="18"/>
          <w:szCs w:val="18"/>
        </w:rPr>
        <w:t>不得不让人觉得</w:t>
      </w:r>
      <w:r w:rsidR="004E359B">
        <w:rPr>
          <w:rFonts w:ascii="微软雅黑" w:eastAsia="微软雅黑" w:hAnsi="微软雅黑" w:cs="Microsoft YaHei UI" w:hint="eastAsia"/>
          <w:bCs/>
          <w:noProof/>
          <w:color w:val="000000" w:themeColor="text1"/>
          <w:spacing w:val="12"/>
          <w:sz w:val="18"/>
          <w:szCs w:val="18"/>
        </w:rPr>
        <w:t>其实我们是在游戏中养着一只名为Sam的电子宠物</w:t>
      </w:r>
      <w:r w:rsidR="00705FDC">
        <w:rPr>
          <w:rFonts w:ascii="微软雅黑" w:eastAsia="微软雅黑" w:hAnsi="微软雅黑" w:cs="Microsoft YaHei UI" w:hint="eastAsia"/>
          <w:bCs/>
          <w:noProof/>
          <w:color w:val="000000" w:themeColor="text1"/>
          <w:spacing w:val="12"/>
          <w:sz w:val="18"/>
          <w:szCs w:val="18"/>
        </w:rPr>
        <w:t>——而在采访中，</w:t>
      </w:r>
      <w:r w:rsidR="00A808AB">
        <w:rPr>
          <w:rFonts w:ascii="微软雅黑" w:eastAsia="微软雅黑" w:hAnsi="微软雅黑" w:cs="Microsoft YaHei UI" w:hint="eastAsia"/>
          <w:bCs/>
          <w:noProof/>
          <w:color w:val="000000" w:themeColor="text1"/>
          <w:spacing w:val="12"/>
          <w:sz w:val="18"/>
          <w:szCs w:val="18"/>
        </w:rPr>
        <w:t>小岛秀夫的确有承认，</w:t>
      </w:r>
      <w:r w:rsidR="009A41B0">
        <w:rPr>
          <w:rFonts w:ascii="微软雅黑" w:eastAsia="微软雅黑" w:hAnsi="微软雅黑" w:cs="Microsoft YaHei UI" w:hint="eastAsia"/>
          <w:bCs/>
          <w:noProof/>
          <w:color w:val="000000" w:themeColor="text1"/>
          <w:spacing w:val="12"/>
          <w:sz w:val="18"/>
          <w:szCs w:val="18"/>
        </w:rPr>
        <w:t>他理想中的电子游戏“feels like a person”</w:t>
      </w:r>
      <w:r w:rsidR="00C9359B">
        <w:rPr>
          <w:rFonts w:ascii="微软雅黑" w:eastAsia="微软雅黑" w:hAnsi="微软雅黑" w:cs="Microsoft YaHei UI" w:hint="eastAsia"/>
          <w:bCs/>
          <w:noProof/>
          <w:color w:val="000000" w:themeColor="text1"/>
          <w:spacing w:val="12"/>
          <w:sz w:val="18"/>
          <w:szCs w:val="18"/>
        </w:rPr>
        <w:t>——这段信息</w:t>
      </w:r>
      <w:r w:rsidR="00E1331A">
        <w:rPr>
          <w:rFonts w:ascii="微软雅黑" w:eastAsia="微软雅黑" w:hAnsi="微软雅黑" w:cs="Microsoft YaHei UI" w:hint="eastAsia"/>
          <w:bCs/>
          <w:noProof/>
          <w:color w:val="000000" w:themeColor="text1"/>
          <w:spacing w:val="12"/>
          <w:sz w:val="18"/>
          <w:szCs w:val="18"/>
        </w:rPr>
        <w:t>来自Tim Rogers的Review视频</w:t>
      </w:r>
      <w:r w:rsidR="002665BE">
        <w:rPr>
          <w:rFonts w:ascii="微软雅黑" w:eastAsia="微软雅黑" w:hAnsi="微软雅黑" w:cs="Microsoft YaHei UI" w:hint="eastAsia"/>
          <w:bCs/>
          <w:noProof/>
          <w:color w:val="000000" w:themeColor="text1"/>
          <w:spacing w:val="12"/>
          <w:sz w:val="18"/>
          <w:szCs w:val="18"/>
        </w:rPr>
        <w:t>——</w:t>
      </w:r>
      <w:r w:rsidR="00E1331A">
        <w:rPr>
          <w:rFonts w:ascii="微软雅黑" w:eastAsia="微软雅黑" w:hAnsi="微软雅黑" w:cs="Microsoft YaHei UI" w:hint="eastAsia"/>
          <w:bCs/>
          <w:noProof/>
          <w:color w:val="000000" w:themeColor="text1"/>
          <w:spacing w:val="12"/>
          <w:sz w:val="18"/>
          <w:szCs w:val="18"/>
        </w:rPr>
        <w:t>多亏了</w:t>
      </w:r>
      <w:r w:rsidR="002665BE">
        <w:rPr>
          <w:rFonts w:ascii="微软雅黑" w:eastAsia="微软雅黑" w:hAnsi="微软雅黑" w:cs="Microsoft YaHei UI" w:hint="eastAsia"/>
          <w:bCs/>
          <w:noProof/>
          <w:color w:val="000000" w:themeColor="text1"/>
          <w:spacing w:val="12"/>
          <w:sz w:val="18"/>
          <w:szCs w:val="18"/>
        </w:rPr>
        <w:t>他</w:t>
      </w:r>
      <w:r w:rsidR="00907938">
        <w:rPr>
          <w:rFonts w:ascii="微软雅黑" w:eastAsia="微软雅黑" w:hAnsi="微软雅黑" w:cs="Microsoft YaHei UI" w:hint="eastAsia"/>
          <w:bCs/>
          <w:noProof/>
          <w:color w:val="000000" w:themeColor="text1"/>
          <w:spacing w:val="12"/>
          <w:sz w:val="18"/>
          <w:szCs w:val="18"/>
        </w:rPr>
        <w:t>，</w:t>
      </w:r>
      <w:r w:rsidR="00E1331A">
        <w:rPr>
          <w:rFonts w:ascii="微软雅黑" w:eastAsia="微软雅黑" w:hAnsi="微软雅黑" w:cs="Microsoft YaHei UI" w:hint="eastAsia"/>
          <w:bCs/>
          <w:noProof/>
          <w:color w:val="000000" w:themeColor="text1"/>
          <w:spacing w:val="12"/>
          <w:sz w:val="18"/>
          <w:szCs w:val="18"/>
        </w:rPr>
        <w:t>我能够更好地理解为什么</w:t>
      </w:r>
      <w:r w:rsidR="00907938">
        <w:rPr>
          <w:rFonts w:ascii="微软雅黑" w:eastAsia="微软雅黑" w:hAnsi="微软雅黑" w:cs="Microsoft YaHei UI" w:hint="eastAsia"/>
          <w:bCs/>
          <w:noProof/>
          <w:color w:val="000000" w:themeColor="text1"/>
          <w:spacing w:val="12"/>
          <w:sz w:val="18"/>
          <w:szCs w:val="18"/>
        </w:rPr>
        <w:t>自己会对如此这般细致入微的设定感到</w:t>
      </w:r>
      <w:r w:rsidR="002665BE">
        <w:rPr>
          <w:rFonts w:ascii="微软雅黑" w:eastAsia="微软雅黑" w:hAnsi="微软雅黑" w:cs="Microsoft YaHei UI" w:hint="eastAsia"/>
          <w:bCs/>
          <w:noProof/>
          <w:color w:val="000000" w:themeColor="text1"/>
          <w:spacing w:val="12"/>
          <w:sz w:val="18"/>
          <w:szCs w:val="18"/>
        </w:rPr>
        <w:t>享受与痴迷，很多时候我都是想随意</w:t>
      </w:r>
      <w:r w:rsidR="0044134C">
        <w:rPr>
          <w:rFonts w:ascii="微软雅黑" w:eastAsia="微软雅黑" w:hAnsi="微软雅黑" w:cs="Microsoft YaHei UI" w:hint="eastAsia"/>
          <w:bCs/>
          <w:noProof/>
          <w:color w:val="000000" w:themeColor="text1"/>
          <w:spacing w:val="12"/>
          <w:sz w:val="18"/>
          <w:szCs w:val="18"/>
        </w:rPr>
        <w:t>地走在地图中，然后利用照相系统留下一张张自我满足的</w:t>
      </w:r>
      <w:r w:rsidR="00E72409">
        <w:rPr>
          <w:rFonts w:ascii="微软雅黑" w:eastAsia="微软雅黑" w:hAnsi="微软雅黑" w:cs="Microsoft YaHei UI" w:hint="eastAsia"/>
          <w:bCs/>
          <w:noProof/>
          <w:color w:val="000000" w:themeColor="text1"/>
          <w:spacing w:val="12"/>
          <w:sz w:val="18"/>
          <w:szCs w:val="18"/>
        </w:rPr>
        <w:t>相片。</w:t>
      </w:r>
    </w:p>
    <w:p w14:paraId="5A05F37C" w14:textId="255F97A7" w:rsidR="00D976FF" w:rsidRDefault="00BD4FF9" w:rsidP="007A668F">
      <w:pPr>
        <w:ind w:firstLineChars="200" w:firstLine="408"/>
        <w:rPr>
          <w:rFonts w:ascii="微软雅黑" w:eastAsia="微软雅黑" w:hAnsi="微软雅黑" w:cs="Microsoft YaHei UI" w:hint="eastAsia"/>
          <w:bCs/>
          <w:noProof/>
          <w:color w:val="000000" w:themeColor="text1"/>
          <w:spacing w:val="12"/>
          <w:sz w:val="18"/>
          <w:szCs w:val="18"/>
        </w:rPr>
      </w:pPr>
      <w:r>
        <w:rPr>
          <w:rFonts w:ascii="微软雅黑" w:eastAsia="微软雅黑" w:hAnsi="微软雅黑" w:cs="Microsoft YaHei UI" w:hint="eastAsia"/>
          <w:bCs/>
          <w:noProof/>
          <w:color w:val="000000" w:themeColor="text1"/>
          <w:spacing w:val="12"/>
          <w:sz w:val="18"/>
          <w:szCs w:val="18"/>
        </w:rPr>
        <w:t>为了达成导演剪辑版全成就，我</w:t>
      </w:r>
      <w:r w:rsidR="00364AD9">
        <w:rPr>
          <w:rFonts w:ascii="微软雅黑" w:eastAsia="微软雅黑" w:hAnsi="微软雅黑" w:cs="Microsoft YaHei UI" w:hint="eastAsia"/>
          <w:bCs/>
          <w:noProof/>
          <w:color w:val="000000" w:themeColor="text1"/>
          <w:spacing w:val="12"/>
          <w:sz w:val="18"/>
          <w:szCs w:val="18"/>
        </w:rPr>
        <w:t>总共</w:t>
      </w:r>
      <w:r w:rsidR="00FA1DB1">
        <w:rPr>
          <w:rFonts w:ascii="微软雅黑" w:eastAsia="微软雅黑" w:hAnsi="微软雅黑" w:cs="Microsoft YaHei UI" w:hint="eastAsia"/>
          <w:bCs/>
          <w:noProof/>
          <w:color w:val="000000" w:themeColor="text1"/>
          <w:spacing w:val="12"/>
          <w:sz w:val="18"/>
          <w:szCs w:val="18"/>
        </w:rPr>
        <w:t>在这个世界</w:t>
      </w:r>
      <w:r>
        <w:rPr>
          <w:rFonts w:ascii="微软雅黑" w:eastAsia="微软雅黑" w:hAnsi="微软雅黑" w:cs="Microsoft YaHei UI" w:hint="eastAsia"/>
          <w:bCs/>
          <w:noProof/>
          <w:color w:val="000000" w:themeColor="text1"/>
          <w:spacing w:val="12"/>
          <w:sz w:val="18"/>
          <w:szCs w:val="18"/>
        </w:rPr>
        <w:t>投入了</w:t>
      </w:r>
      <w:r w:rsidR="00C87F2A">
        <w:rPr>
          <w:rFonts w:ascii="微软雅黑" w:eastAsia="微软雅黑" w:hAnsi="微软雅黑" w:cs="Microsoft YaHei UI" w:hint="eastAsia"/>
          <w:bCs/>
          <w:noProof/>
          <w:color w:val="000000" w:themeColor="text1"/>
          <w:spacing w:val="12"/>
          <w:sz w:val="18"/>
          <w:szCs w:val="18"/>
        </w:rPr>
        <w:t>上百小时</w:t>
      </w:r>
      <w:r w:rsidR="00336D3C">
        <w:rPr>
          <w:rFonts w:ascii="微软雅黑" w:eastAsia="微软雅黑" w:hAnsi="微软雅黑" w:cs="Microsoft YaHei UI" w:hint="eastAsia"/>
          <w:bCs/>
          <w:noProof/>
          <w:color w:val="000000" w:themeColor="text1"/>
          <w:spacing w:val="12"/>
          <w:sz w:val="18"/>
          <w:szCs w:val="18"/>
        </w:rPr>
        <w:t>时间。</w:t>
      </w:r>
      <w:r w:rsidR="00771E7F">
        <w:rPr>
          <w:rFonts w:ascii="微软雅黑" w:eastAsia="微软雅黑" w:hAnsi="微软雅黑" w:cs="Microsoft YaHei UI" w:hint="eastAsia"/>
          <w:bCs/>
          <w:noProof/>
          <w:color w:val="000000" w:themeColor="text1"/>
          <w:spacing w:val="12"/>
          <w:sz w:val="18"/>
          <w:szCs w:val="18"/>
        </w:rPr>
        <w:t>据统计角色</w:t>
      </w:r>
      <w:r w:rsidR="00F93D3A">
        <w:rPr>
          <w:rFonts w:ascii="微软雅黑" w:eastAsia="微软雅黑" w:hAnsi="微软雅黑" w:cs="Microsoft YaHei UI" w:hint="eastAsia"/>
          <w:bCs/>
          <w:noProof/>
          <w:color w:val="000000" w:themeColor="text1"/>
          <w:spacing w:val="12"/>
          <w:sz w:val="18"/>
          <w:szCs w:val="18"/>
        </w:rPr>
        <w:t>地图上实际</w:t>
      </w:r>
      <w:r w:rsidR="007B5B2D">
        <w:rPr>
          <w:rFonts w:ascii="微软雅黑" w:eastAsia="微软雅黑" w:hAnsi="微软雅黑" w:cs="Microsoft YaHei UI" w:hint="eastAsia"/>
          <w:bCs/>
          <w:noProof/>
          <w:color w:val="000000" w:themeColor="text1"/>
          <w:spacing w:val="12"/>
          <w:sz w:val="18"/>
          <w:szCs w:val="18"/>
        </w:rPr>
        <w:t>移动</w:t>
      </w:r>
      <w:r w:rsidR="0039784E">
        <w:rPr>
          <w:rFonts w:ascii="微软雅黑" w:eastAsia="微软雅黑" w:hAnsi="微软雅黑" w:cs="Microsoft YaHei UI" w:hint="eastAsia"/>
          <w:bCs/>
          <w:noProof/>
          <w:color w:val="000000" w:themeColor="text1"/>
          <w:spacing w:val="12"/>
          <w:sz w:val="18"/>
          <w:szCs w:val="18"/>
        </w:rPr>
        <w:t>距离超过1000</w:t>
      </w:r>
      <w:r w:rsidR="00D660BC">
        <w:rPr>
          <w:rFonts w:ascii="微软雅黑" w:eastAsia="微软雅黑" w:hAnsi="微软雅黑" w:cs="Microsoft YaHei UI" w:hint="eastAsia"/>
          <w:bCs/>
          <w:noProof/>
          <w:color w:val="000000" w:themeColor="text1"/>
          <w:spacing w:val="12"/>
          <w:sz w:val="18"/>
          <w:szCs w:val="18"/>
        </w:rPr>
        <w:t>km</w:t>
      </w:r>
      <w:r w:rsidR="0039784E">
        <w:rPr>
          <w:rFonts w:ascii="微软雅黑" w:eastAsia="微软雅黑" w:hAnsi="微软雅黑" w:cs="Microsoft YaHei UI" w:hint="eastAsia"/>
          <w:bCs/>
          <w:noProof/>
          <w:color w:val="000000" w:themeColor="text1"/>
          <w:spacing w:val="12"/>
          <w:sz w:val="18"/>
          <w:szCs w:val="18"/>
        </w:rPr>
        <w:t>，</w:t>
      </w:r>
      <w:r w:rsidR="00C87F2A">
        <w:rPr>
          <w:rFonts w:ascii="微软雅黑" w:eastAsia="微软雅黑" w:hAnsi="微软雅黑" w:cs="Microsoft YaHei UI" w:hint="eastAsia"/>
          <w:bCs/>
          <w:noProof/>
          <w:color w:val="000000" w:themeColor="text1"/>
          <w:spacing w:val="12"/>
          <w:sz w:val="18"/>
          <w:szCs w:val="18"/>
        </w:rPr>
        <w:t>修建的道路以及索道</w:t>
      </w:r>
      <w:r w:rsidR="00C87578">
        <w:rPr>
          <w:rFonts w:ascii="微软雅黑" w:eastAsia="微软雅黑" w:hAnsi="微软雅黑" w:cs="Microsoft YaHei UI" w:hint="eastAsia"/>
          <w:bCs/>
          <w:noProof/>
          <w:color w:val="000000" w:themeColor="text1"/>
          <w:spacing w:val="12"/>
          <w:sz w:val="18"/>
          <w:szCs w:val="18"/>
        </w:rPr>
        <w:t>矩阵</w:t>
      </w:r>
      <w:r w:rsidR="00EB7D4F">
        <w:rPr>
          <w:rFonts w:ascii="微软雅黑" w:eastAsia="微软雅黑" w:hAnsi="微软雅黑" w:cs="Microsoft YaHei UI" w:hint="eastAsia"/>
          <w:bCs/>
          <w:noProof/>
          <w:color w:val="000000" w:themeColor="text1"/>
          <w:spacing w:val="12"/>
          <w:sz w:val="18"/>
          <w:szCs w:val="18"/>
        </w:rPr>
        <w:t>跨越</w:t>
      </w:r>
      <w:r w:rsidR="00EF0D58">
        <w:rPr>
          <w:rFonts w:ascii="微软雅黑" w:eastAsia="微软雅黑" w:hAnsi="微软雅黑" w:cs="Microsoft YaHei UI" w:hint="eastAsia"/>
          <w:bCs/>
          <w:noProof/>
          <w:color w:val="000000" w:themeColor="text1"/>
          <w:spacing w:val="12"/>
          <w:sz w:val="18"/>
          <w:szCs w:val="18"/>
        </w:rPr>
        <w:t>裂谷、</w:t>
      </w:r>
      <w:r w:rsidR="003837E0">
        <w:rPr>
          <w:rFonts w:ascii="微软雅黑" w:eastAsia="微软雅黑" w:hAnsi="微软雅黑" w:cs="Microsoft YaHei UI" w:hint="eastAsia"/>
          <w:bCs/>
          <w:noProof/>
          <w:color w:val="000000" w:themeColor="text1"/>
          <w:spacing w:val="12"/>
          <w:sz w:val="18"/>
          <w:szCs w:val="18"/>
        </w:rPr>
        <w:t>河床、</w:t>
      </w:r>
      <w:r w:rsidR="00EF0D58">
        <w:rPr>
          <w:rFonts w:ascii="微软雅黑" w:eastAsia="微软雅黑" w:hAnsi="微软雅黑" w:cs="Microsoft YaHei UI" w:hint="eastAsia"/>
          <w:bCs/>
          <w:noProof/>
          <w:color w:val="000000" w:themeColor="text1"/>
          <w:spacing w:val="12"/>
          <w:sz w:val="18"/>
          <w:szCs w:val="18"/>
        </w:rPr>
        <w:t>雪山</w:t>
      </w:r>
      <w:r w:rsidR="003837E0">
        <w:rPr>
          <w:rFonts w:ascii="微软雅黑" w:eastAsia="微软雅黑" w:hAnsi="微软雅黑" w:cs="Microsoft YaHei UI" w:hint="eastAsia"/>
          <w:bCs/>
          <w:noProof/>
          <w:color w:val="000000" w:themeColor="text1"/>
          <w:spacing w:val="12"/>
          <w:sz w:val="18"/>
          <w:szCs w:val="18"/>
        </w:rPr>
        <w:t>，</w:t>
      </w:r>
      <w:r w:rsidR="00C87F2A">
        <w:rPr>
          <w:rFonts w:ascii="微软雅黑" w:eastAsia="微软雅黑" w:hAnsi="微软雅黑" w:cs="Microsoft YaHei UI" w:hint="eastAsia"/>
          <w:bCs/>
          <w:noProof/>
          <w:color w:val="000000" w:themeColor="text1"/>
          <w:spacing w:val="12"/>
          <w:sz w:val="18"/>
          <w:szCs w:val="18"/>
        </w:rPr>
        <w:t>连接到了近乎地图的每个角落</w:t>
      </w:r>
      <w:r w:rsidR="00D5238B">
        <w:rPr>
          <w:rFonts w:ascii="微软雅黑" w:eastAsia="微软雅黑" w:hAnsi="微软雅黑" w:cs="Microsoft YaHei UI" w:hint="eastAsia"/>
          <w:bCs/>
          <w:noProof/>
          <w:color w:val="000000" w:themeColor="text1"/>
          <w:spacing w:val="12"/>
          <w:sz w:val="18"/>
          <w:szCs w:val="18"/>
        </w:rPr>
        <w:t>，留下的建筑</w:t>
      </w:r>
      <w:r w:rsidR="00427BAF">
        <w:rPr>
          <w:rFonts w:ascii="微软雅黑" w:eastAsia="微软雅黑" w:hAnsi="微软雅黑" w:cs="Microsoft YaHei UI" w:hint="eastAsia"/>
          <w:bCs/>
          <w:noProof/>
          <w:color w:val="000000" w:themeColor="text1"/>
          <w:spacing w:val="12"/>
          <w:sz w:val="18"/>
          <w:szCs w:val="18"/>
        </w:rPr>
        <w:t>在</w:t>
      </w:r>
      <w:r w:rsidR="00771E7F">
        <w:rPr>
          <w:rFonts w:ascii="微软雅黑" w:eastAsia="微软雅黑" w:hAnsi="微软雅黑" w:cs="Microsoft YaHei UI" w:hint="eastAsia"/>
          <w:bCs/>
          <w:noProof/>
          <w:color w:val="000000" w:themeColor="text1"/>
          <w:spacing w:val="12"/>
          <w:sz w:val="18"/>
          <w:szCs w:val="18"/>
        </w:rPr>
        <w:t>两个月</w:t>
      </w:r>
      <w:r w:rsidR="00427BAF">
        <w:rPr>
          <w:rFonts w:ascii="微软雅黑" w:eastAsia="微软雅黑" w:hAnsi="微软雅黑" w:cs="Microsoft YaHei UI" w:hint="eastAsia"/>
          <w:bCs/>
          <w:noProof/>
          <w:color w:val="000000" w:themeColor="text1"/>
          <w:spacing w:val="12"/>
          <w:sz w:val="18"/>
          <w:szCs w:val="18"/>
        </w:rPr>
        <w:t>内</w:t>
      </w:r>
      <w:r w:rsidR="00D5238B">
        <w:rPr>
          <w:rFonts w:ascii="微软雅黑" w:eastAsia="微软雅黑" w:hAnsi="微软雅黑" w:cs="Microsoft YaHei UI" w:hint="eastAsia"/>
          <w:bCs/>
          <w:noProof/>
          <w:color w:val="000000" w:themeColor="text1"/>
          <w:spacing w:val="12"/>
          <w:sz w:val="18"/>
          <w:szCs w:val="18"/>
        </w:rPr>
        <w:t>收获了其余</w:t>
      </w:r>
      <w:r w:rsidR="00C630D6">
        <w:rPr>
          <w:rFonts w:ascii="微软雅黑" w:eastAsia="微软雅黑" w:hAnsi="微软雅黑" w:cs="Microsoft YaHei UI" w:hint="eastAsia"/>
          <w:bCs/>
          <w:noProof/>
          <w:color w:val="000000" w:themeColor="text1"/>
          <w:spacing w:val="12"/>
          <w:sz w:val="18"/>
          <w:szCs w:val="18"/>
        </w:rPr>
        <w:t>陌生玩家数</w:t>
      </w:r>
      <w:r w:rsidR="00D5238B">
        <w:rPr>
          <w:rFonts w:ascii="微软雅黑" w:eastAsia="微软雅黑" w:hAnsi="微软雅黑" w:cs="Microsoft YaHei UI" w:hint="eastAsia"/>
          <w:bCs/>
          <w:noProof/>
          <w:color w:val="000000" w:themeColor="text1"/>
          <w:spacing w:val="12"/>
          <w:sz w:val="18"/>
          <w:szCs w:val="18"/>
        </w:rPr>
        <w:t>十万</w:t>
      </w:r>
      <w:r w:rsidR="00147F0F">
        <w:rPr>
          <w:rFonts w:ascii="微软雅黑" w:eastAsia="微软雅黑" w:hAnsi="微软雅黑" w:cs="Microsoft YaHei UI" w:hint="eastAsia"/>
          <w:bCs/>
          <w:noProof/>
          <w:color w:val="000000" w:themeColor="text1"/>
          <w:spacing w:val="12"/>
          <w:sz w:val="18"/>
          <w:szCs w:val="18"/>
        </w:rPr>
        <w:t>次</w:t>
      </w:r>
      <w:r w:rsidR="00D5238B">
        <w:rPr>
          <w:rFonts w:ascii="微软雅黑" w:eastAsia="微软雅黑" w:hAnsi="微软雅黑" w:cs="Microsoft YaHei UI" w:hint="eastAsia"/>
          <w:bCs/>
          <w:noProof/>
          <w:color w:val="000000" w:themeColor="text1"/>
          <w:spacing w:val="12"/>
          <w:sz w:val="18"/>
          <w:szCs w:val="18"/>
        </w:rPr>
        <w:t>的点赞</w:t>
      </w:r>
      <w:r w:rsidR="00427BAF">
        <w:rPr>
          <w:rFonts w:ascii="微软雅黑" w:eastAsia="微软雅黑" w:hAnsi="微软雅黑" w:cs="Microsoft YaHei UI" w:hint="eastAsia"/>
          <w:bCs/>
          <w:noProof/>
          <w:color w:val="000000" w:themeColor="text1"/>
          <w:spacing w:val="12"/>
          <w:sz w:val="18"/>
          <w:szCs w:val="18"/>
        </w:rPr>
        <w:t>：</w:t>
      </w:r>
      <w:r w:rsidR="00771E7F">
        <w:rPr>
          <w:rFonts w:ascii="微软雅黑" w:eastAsia="微软雅黑" w:hAnsi="微软雅黑" w:cs="Microsoft YaHei UI" w:hint="eastAsia"/>
          <w:bCs/>
          <w:noProof/>
          <w:color w:val="000000" w:themeColor="text1"/>
          <w:spacing w:val="12"/>
          <w:sz w:val="18"/>
          <w:szCs w:val="18"/>
        </w:rPr>
        <w:t>如果说我不享受这个过程以及为结果感到满足，那肯定是骗人的</w:t>
      </w:r>
      <w:r w:rsidR="007A668F">
        <w:rPr>
          <w:rFonts w:ascii="微软雅黑" w:eastAsia="微软雅黑" w:hAnsi="微软雅黑" w:cs="Microsoft YaHei UI" w:hint="eastAsia"/>
          <w:bCs/>
          <w:noProof/>
          <w:color w:val="000000" w:themeColor="text1"/>
          <w:spacing w:val="12"/>
          <w:sz w:val="18"/>
          <w:szCs w:val="18"/>
        </w:rPr>
        <w:t>。</w:t>
      </w:r>
      <w:r w:rsidR="007A668F" w:rsidRPr="00AB723F">
        <w:rPr>
          <w:rFonts w:ascii="微软雅黑" w:eastAsia="微软雅黑" w:hAnsi="微软雅黑" w:cs="Microsoft YaHei UI" w:hint="eastAsia"/>
          <w:bCs/>
          <w:noProof/>
          <w:color w:val="000000" w:themeColor="text1"/>
          <w:spacing w:val="12"/>
          <w:sz w:val="18"/>
          <w:szCs w:val="18"/>
        </w:rPr>
        <w:t>为了送达货物，或者更进一步说为了给后来的派送员（包括我自己）提供更快捷的路径，为了让</w:t>
      </w:r>
      <w:r w:rsidR="007A668F">
        <w:rPr>
          <w:rFonts w:ascii="微软雅黑" w:eastAsia="微软雅黑" w:hAnsi="微软雅黑" w:cs="Microsoft YaHei UI" w:hint="eastAsia"/>
          <w:bCs/>
          <w:noProof/>
          <w:color w:val="000000" w:themeColor="text1"/>
          <w:spacing w:val="12"/>
          <w:sz w:val="18"/>
          <w:szCs w:val="18"/>
        </w:rPr>
        <w:t>大家</w:t>
      </w:r>
      <w:r w:rsidR="007A668F" w:rsidRPr="00AB723F">
        <w:rPr>
          <w:rFonts w:ascii="微软雅黑" w:eastAsia="微软雅黑" w:hAnsi="微软雅黑" w:cs="Microsoft YaHei UI" w:hint="eastAsia"/>
          <w:bCs/>
          <w:noProof/>
          <w:color w:val="000000" w:themeColor="text1"/>
          <w:spacing w:val="12"/>
          <w:sz w:val="18"/>
          <w:szCs w:val="18"/>
        </w:rPr>
        <w:t>无需再一次冒险顶着风雪或艰难地穿越残垣断壁，我们留下了绳索、梯子、充电桩、索道、雨亭等各式各样的工具与建筑；虽然玩家们从未同时空地处在一个世界内，但通过这些工具的时间</w:t>
      </w:r>
      <w:r w:rsidR="00F3180F">
        <w:rPr>
          <w:rFonts w:ascii="微软雅黑" w:eastAsia="微软雅黑" w:hAnsi="微软雅黑" w:cs="Microsoft YaHei UI" w:hint="eastAsia"/>
          <w:bCs/>
          <w:noProof/>
          <w:color w:val="000000" w:themeColor="text1"/>
          <w:spacing w:val="12"/>
          <w:sz w:val="18"/>
          <w:szCs w:val="18"/>
        </w:rPr>
        <w:t>上的</w:t>
      </w:r>
      <w:r w:rsidR="007A668F" w:rsidRPr="00AB723F">
        <w:rPr>
          <w:rFonts w:ascii="微软雅黑" w:eastAsia="微软雅黑" w:hAnsi="微软雅黑" w:cs="Microsoft YaHei UI" w:hint="eastAsia"/>
          <w:bCs/>
          <w:noProof/>
          <w:color w:val="000000" w:themeColor="text1"/>
          <w:spacing w:val="12"/>
          <w:sz w:val="18"/>
          <w:szCs w:val="18"/>
        </w:rPr>
        <w:t>延绵，我们与其他个体建立联结，</w:t>
      </w:r>
      <w:r w:rsidR="007A668F">
        <w:rPr>
          <w:rFonts w:ascii="微软雅黑" w:eastAsia="微软雅黑" w:hAnsi="微软雅黑" w:cs="Microsoft YaHei UI" w:hint="eastAsia"/>
          <w:bCs/>
          <w:noProof/>
          <w:color w:val="000000" w:themeColor="text1"/>
          <w:spacing w:val="12"/>
          <w:sz w:val="18"/>
          <w:szCs w:val="18"/>
        </w:rPr>
        <w:t>即使从未见面却</w:t>
      </w:r>
      <w:r w:rsidR="00D075A0">
        <w:rPr>
          <w:rFonts w:ascii="微软雅黑" w:eastAsia="微软雅黑" w:hAnsi="微软雅黑" w:cs="Microsoft YaHei UI" w:hint="eastAsia"/>
          <w:bCs/>
          <w:noProof/>
          <w:color w:val="000000" w:themeColor="text1"/>
          <w:spacing w:val="12"/>
          <w:sz w:val="18"/>
          <w:szCs w:val="18"/>
        </w:rPr>
        <w:t>共享着超越时空的资源</w:t>
      </w:r>
      <w:r w:rsidR="007A668F">
        <w:rPr>
          <w:rFonts w:ascii="微软雅黑" w:eastAsia="微软雅黑" w:hAnsi="微软雅黑" w:cs="Microsoft YaHei UI" w:hint="eastAsia"/>
          <w:bCs/>
          <w:noProof/>
          <w:color w:val="000000" w:themeColor="text1"/>
          <w:spacing w:val="12"/>
          <w:sz w:val="18"/>
          <w:szCs w:val="18"/>
        </w:rPr>
        <w:t>，</w:t>
      </w:r>
      <w:r w:rsidR="007A668F" w:rsidRPr="00AB723F">
        <w:rPr>
          <w:rFonts w:ascii="微软雅黑" w:eastAsia="微软雅黑" w:hAnsi="微软雅黑" w:cs="Microsoft YaHei UI" w:hint="eastAsia"/>
          <w:bCs/>
          <w:noProof/>
          <w:color w:val="000000" w:themeColor="text1"/>
          <w:spacing w:val="12"/>
          <w:sz w:val="18"/>
          <w:szCs w:val="18"/>
        </w:rPr>
        <w:t>这种</w:t>
      </w:r>
      <w:r w:rsidR="007A668F">
        <w:rPr>
          <w:rFonts w:ascii="微软雅黑" w:eastAsia="微软雅黑" w:hAnsi="微软雅黑" w:cs="Microsoft YaHei UI" w:hint="eastAsia"/>
          <w:bCs/>
          <w:noProof/>
          <w:color w:val="000000" w:themeColor="text1"/>
          <w:spacing w:val="12"/>
          <w:sz w:val="18"/>
          <w:szCs w:val="18"/>
        </w:rPr>
        <w:t>“异步联机”的设计</w:t>
      </w:r>
      <w:r w:rsidR="007A668F" w:rsidRPr="00AB723F">
        <w:rPr>
          <w:rFonts w:ascii="微软雅黑" w:eastAsia="微软雅黑" w:hAnsi="微软雅黑" w:cs="Microsoft YaHei UI" w:hint="eastAsia"/>
          <w:bCs/>
          <w:noProof/>
          <w:color w:val="000000" w:themeColor="text1"/>
          <w:spacing w:val="12"/>
          <w:sz w:val="18"/>
          <w:szCs w:val="18"/>
        </w:rPr>
        <w:t>也是小岛秀夫的游戏理念的核心。</w:t>
      </w:r>
      <w:r w:rsidR="007A668F">
        <w:rPr>
          <w:rFonts w:ascii="微软雅黑" w:eastAsia="微软雅黑" w:hAnsi="微软雅黑" w:cs="Microsoft YaHei UI" w:hint="eastAsia"/>
          <w:bCs/>
          <w:noProof/>
          <w:color w:val="000000" w:themeColor="text1"/>
          <w:spacing w:val="12"/>
          <w:sz w:val="18"/>
          <w:szCs w:val="18"/>
        </w:rPr>
        <w:t>可以说</w:t>
      </w:r>
      <w:r w:rsidR="00785959">
        <w:rPr>
          <w:rFonts w:ascii="微软雅黑" w:eastAsia="微软雅黑" w:hAnsi="微软雅黑" w:cs="Microsoft YaHei UI" w:hint="eastAsia"/>
          <w:bCs/>
          <w:noProof/>
          <w:color w:val="000000" w:themeColor="text1"/>
          <w:spacing w:val="12"/>
          <w:sz w:val="18"/>
          <w:szCs w:val="18"/>
        </w:rPr>
        <w:t>《死亡搁浅》</w:t>
      </w:r>
      <w:r w:rsidR="00053674">
        <w:rPr>
          <w:rFonts w:ascii="微软雅黑" w:eastAsia="微软雅黑" w:hAnsi="微软雅黑" w:cs="Microsoft YaHei UI" w:hint="eastAsia"/>
          <w:bCs/>
          <w:noProof/>
          <w:color w:val="000000" w:themeColor="text1"/>
          <w:spacing w:val="12"/>
          <w:sz w:val="18"/>
          <w:szCs w:val="18"/>
        </w:rPr>
        <w:t>提供给我</w:t>
      </w:r>
      <w:r w:rsidR="00EF0D58">
        <w:rPr>
          <w:rFonts w:ascii="微软雅黑" w:eastAsia="微软雅黑" w:hAnsi="微软雅黑" w:cs="Microsoft YaHei UI" w:hint="eastAsia"/>
          <w:bCs/>
          <w:noProof/>
          <w:color w:val="000000" w:themeColor="text1"/>
          <w:spacing w:val="12"/>
          <w:sz w:val="18"/>
          <w:szCs w:val="18"/>
        </w:rPr>
        <w:t>东西远比我预想中要多</w:t>
      </w:r>
      <w:r w:rsidR="00472A0A">
        <w:rPr>
          <w:rFonts w:ascii="微软雅黑" w:eastAsia="微软雅黑" w:hAnsi="微软雅黑" w:cs="Microsoft YaHei UI" w:hint="eastAsia"/>
          <w:bCs/>
          <w:noProof/>
          <w:color w:val="000000" w:themeColor="text1"/>
          <w:spacing w:val="12"/>
          <w:sz w:val="18"/>
          <w:szCs w:val="18"/>
        </w:rPr>
        <w:t>上不少</w:t>
      </w:r>
      <w:r w:rsidR="003942B2">
        <w:rPr>
          <w:rFonts w:ascii="微软雅黑" w:eastAsia="微软雅黑" w:hAnsi="微软雅黑" w:cs="Microsoft YaHei UI" w:hint="eastAsia"/>
          <w:bCs/>
          <w:noProof/>
          <w:color w:val="000000" w:themeColor="text1"/>
          <w:spacing w:val="12"/>
          <w:sz w:val="18"/>
          <w:szCs w:val="18"/>
        </w:rPr>
        <w:t>，它毫无保留地回应了我对一款“好游戏”的期待</w:t>
      </w:r>
      <w:r w:rsidR="00B302C4">
        <w:rPr>
          <w:rFonts w:ascii="微软雅黑" w:eastAsia="微软雅黑" w:hAnsi="微软雅黑" w:cs="Microsoft YaHei UI" w:hint="eastAsia"/>
          <w:bCs/>
          <w:noProof/>
          <w:color w:val="000000" w:themeColor="text1"/>
          <w:spacing w:val="12"/>
          <w:sz w:val="18"/>
          <w:szCs w:val="18"/>
        </w:rPr>
        <w:t>——即使我是在</w:t>
      </w:r>
      <w:r w:rsidR="00D660BC">
        <w:rPr>
          <w:rFonts w:ascii="微软雅黑" w:eastAsia="微软雅黑" w:hAnsi="微软雅黑" w:cs="Microsoft YaHei UI" w:hint="eastAsia"/>
          <w:bCs/>
          <w:noProof/>
          <w:color w:val="000000" w:themeColor="text1"/>
          <w:spacing w:val="12"/>
          <w:sz w:val="18"/>
          <w:szCs w:val="18"/>
        </w:rPr>
        <w:t>20</w:t>
      </w:r>
      <w:r w:rsidR="00B302C4">
        <w:rPr>
          <w:rFonts w:ascii="微软雅黑" w:eastAsia="微软雅黑" w:hAnsi="微软雅黑" w:cs="Microsoft YaHei UI" w:hint="eastAsia"/>
          <w:bCs/>
          <w:noProof/>
          <w:color w:val="000000" w:themeColor="text1"/>
          <w:spacing w:val="12"/>
          <w:sz w:val="18"/>
          <w:szCs w:val="18"/>
        </w:rPr>
        <w:t>23年末购买了这款游戏，</w:t>
      </w:r>
      <w:r w:rsidR="00D660E7">
        <w:rPr>
          <w:rFonts w:ascii="微软雅黑" w:eastAsia="微软雅黑" w:hAnsi="微软雅黑" w:cs="Microsoft YaHei UI" w:hint="eastAsia"/>
          <w:bCs/>
          <w:noProof/>
          <w:color w:val="000000" w:themeColor="text1"/>
          <w:spacing w:val="12"/>
          <w:sz w:val="18"/>
          <w:szCs w:val="18"/>
        </w:rPr>
        <w:t>在整个24年间不厌其烦地</w:t>
      </w:r>
      <w:r w:rsidR="000E63CC">
        <w:rPr>
          <w:rFonts w:ascii="微软雅黑" w:eastAsia="微软雅黑" w:hAnsi="微软雅黑" w:cs="Microsoft YaHei UI" w:hint="eastAsia"/>
          <w:bCs/>
          <w:noProof/>
          <w:color w:val="000000" w:themeColor="text1"/>
          <w:spacing w:val="12"/>
          <w:sz w:val="18"/>
          <w:szCs w:val="18"/>
        </w:rPr>
        <w:t>在游戏的前期</w:t>
      </w:r>
      <w:r w:rsidR="00D660E7">
        <w:rPr>
          <w:rFonts w:ascii="微软雅黑" w:eastAsia="微软雅黑" w:hAnsi="微软雅黑" w:cs="Microsoft YaHei UI" w:hint="eastAsia"/>
          <w:bCs/>
          <w:noProof/>
          <w:color w:val="000000" w:themeColor="text1"/>
          <w:spacing w:val="12"/>
          <w:sz w:val="18"/>
          <w:szCs w:val="18"/>
        </w:rPr>
        <w:t>捡起、放下这款游戏，直到</w:t>
      </w:r>
      <w:r w:rsidR="00D660BC">
        <w:rPr>
          <w:rFonts w:ascii="微软雅黑" w:eastAsia="微软雅黑" w:hAnsi="微软雅黑" w:cs="Microsoft YaHei UI" w:hint="eastAsia"/>
          <w:bCs/>
          <w:noProof/>
          <w:color w:val="000000" w:themeColor="text1"/>
          <w:spacing w:val="12"/>
          <w:sz w:val="18"/>
          <w:szCs w:val="18"/>
        </w:rPr>
        <w:t>今</w:t>
      </w:r>
      <w:r w:rsidR="00D660E7">
        <w:rPr>
          <w:rFonts w:ascii="微软雅黑" w:eastAsia="微软雅黑" w:hAnsi="微软雅黑" w:cs="Microsoft YaHei UI" w:hint="eastAsia"/>
          <w:bCs/>
          <w:noProof/>
          <w:color w:val="000000" w:themeColor="text1"/>
          <w:spacing w:val="12"/>
          <w:sz w:val="18"/>
          <w:szCs w:val="18"/>
        </w:rPr>
        <w:t>年趁着新年工作暂时闲下来</w:t>
      </w:r>
      <w:r w:rsidR="000E63CC">
        <w:rPr>
          <w:rFonts w:ascii="微软雅黑" w:eastAsia="微软雅黑" w:hAnsi="微软雅黑" w:cs="Microsoft YaHei UI" w:hint="eastAsia"/>
          <w:bCs/>
          <w:noProof/>
          <w:color w:val="000000" w:themeColor="text1"/>
          <w:spacing w:val="12"/>
          <w:sz w:val="18"/>
          <w:szCs w:val="18"/>
        </w:rPr>
        <w:t>才</w:t>
      </w:r>
      <w:r w:rsidR="00D660E7">
        <w:rPr>
          <w:rFonts w:ascii="微软雅黑" w:eastAsia="微软雅黑" w:hAnsi="微软雅黑" w:cs="Microsoft YaHei UI" w:hint="eastAsia"/>
          <w:bCs/>
          <w:noProof/>
          <w:color w:val="000000" w:themeColor="text1"/>
          <w:spacing w:val="12"/>
          <w:sz w:val="18"/>
          <w:szCs w:val="18"/>
        </w:rPr>
        <w:t>近乎痴狂地</w:t>
      </w:r>
      <w:r w:rsidR="005A4CF0">
        <w:rPr>
          <w:rFonts w:ascii="微软雅黑" w:eastAsia="微软雅黑" w:hAnsi="微软雅黑" w:cs="Microsoft YaHei UI" w:hint="eastAsia"/>
          <w:bCs/>
          <w:noProof/>
          <w:color w:val="000000" w:themeColor="text1"/>
          <w:spacing w:val="12"/>
          <w:sz w:val="18"/>
          <w:szCs w:val="18"/>
        </w:rPr>
        <w:t>走完了游戏的</w:t>
      </w:r>
      <w:r w:rsidR="000E63CC">
        <w:rPr>
          <w:rFonts w:ascii="微软雅黑" w:eastAsia="微软雅黑" w:hAnsi="微软雅黑" w:cs="Microsoft YaHei UI" w:hint="eastAsia"/>
          <w:bCs/>
          <w:noProof/>
          <w:color w:val="000000" w:themeColor="text1"/>
          <w:spacing w:val="12"/>
          <w:sz w:val="18"/>
          <w:szCs w:val="18"/>
        </w:rPr>
        <w:t>全</w:t>
      </w:r>
      <w:r w:rsidR="005A4CF0">
        <w:rPr>
          <w:rFonts w:ascii="微软雅黑" w:eastAsia="微软雅黑" w:hAnsi="微软雅黑" w:cs="Microsoft YaHei UI" w:hint="eastAsia"/>
          <w:bCs/>
          <w:noProof/>
          <w:color w:val="000000" w:themeColor="text1"/>
          <w:spacing w:val="12"/>
          <w:sz w:val="18"/>
          <w:szCs w:val="18"/>
        </w:rPr>
        <w:t>流程。</w:t>
      </w:r>
    </w:p>
    <w:p w14:paraId="7210EDB6" w14:textId="50F86D14" w:rsidR="00EB7890" w:rsidRDefault="003A138E" w:rsidP="00512807">
      <w:pPr>
        <w:ind w:firstLineChars="200" w:firstLine="408"/>
        <w:rPr>
          <w:rFonts w:ascii="微软雅黑" w:eastAsia="微软雅黑" w:hAnsi="微软雅黑" w:cs="Microsoft YaHei UI" w:hint="eastAsia"/>
          <w:bCs/>
          <w:noProof/>
          <w:color w:val="000000" w:themeColor="text1"/>
          <w:spacing w:val="12"/>
          <w:sz w:val="18"/>
          <w:szCs w:val="18"/>
        </w:rPr>
      </w:pPr>
      <w:r w:rsidRPr="003A138E">
        <w:rPr>
          <w:rFonts w:ascii="微软雅黑" w:eastAsia="微软雅黑" w:hAnsi="微软雅黑" w:cs="Microsoft YaHei UI"/>
          <w:bCs/>
          <w:noProof/>
          <w:color w:val="000000" w:themeColor="text1"/>
          <w:spacing w:val="12"/>
          <w:sz w:val="18"/>
          <w:szCs w:val="18"/>
        </w:rPr>
        <w:t>我</w:t>
      </w:r>
      <w:r w:rsidR="00D976FF">
        <w:rPr>
          <w:rFonts w:ascii="微软雅黑" w:eastAsia="微软雅黑" w:hAnsi="微软雅黑" w:cs="Microsoft YaHei UI" w:hint="eastAsia"/>
          <w:bCs/>
          <w:noProof/>
          <w:color w:val="000000" w:themeColor="text1"/>
          <w:spacing w:val="12"/>
          <w:sz w:val="18"/>
          <w:szCs w:val="18"/>
        </w:rPr>
        <w:t>数次半途而废</w:t>
      </w:r>
      <w:r w:rsidR="00F66092">
        <w:rPr>
          <w:rFonts w:ascii="微软雅黑" w:eastAsia="微软雅黑" w:hAnsi="微软雅黑" w:cs="Microsoft YaHei UI" w:hint="eastAsia"/>
          <w:bCs/>
          <w:noProof/>
          <w:color w:val="000000" w:themeColor="text1"/>
          <w:spacing w:val="12"/>
          <w:sz w:val="18"/>
          <w:szCs w:val="18"/>
        </w:rPr>
        <w:t>的</w:t>
      </w:r>
      <w:r w:rsidR="00A60E86">
        <w:rPr>
          <w:rFonts w:ascii="微软雅黑" w:eastAsia="微软雅黑" w:hAnsi="微软雅黑" w:cs="Microsoft YaHei UI" w:hint="eastAsia"/>
          <w:bCs/>
          <w:noProof/>
          <w:color w:val="000000" w:themeColor="text1"/>
          <w:spacing w:val="12"/>
          <w:sz w:val="18"/>
          <w:szCs w:val="18"/>
        </w:rPr>
        <w:t>行为</w:t>
      </w:r>
      <w:r w:rsidR="00D976FF">
        <w:rPr>
          <w:rFonts w:ascii="微软雅黑" w:eastAsia="微软雅黑" w:hAnsi="微软雅黑" w:cs="Microsoft YaHei UI" w:hint="eastAsia"/>
          <w:bCs/>
          <w:noProof/>
          <w:color w:val="000000" w:themeColor="text1"/>
          <w:spacing w:val="12"/>
          <w:sz w:val="18"/>
          <w:szCs w:val="18"/>
        </w:rPr>
        <w:t>其实也不难理解，</w:t>
      </w:r>
      <w:r w:rsidR="00E72409">
        <w:rPr>
          <w:rFonts w:ascii="微软雅黑" w:eastAsia="微软雅黑" w:hAnsi="微软雅黑" w:cs="Microsoft YaHei UI" w:hint="eastAsia"/>
          <w:bCs/>
          <w:noProof/>
          <w:color w:val="000000" w:themeColor="text1"/>
          <w:spacing w:val="12"/>
          <w:sz w:val="18"/>
          <w:szCs w:val="18"/>
        </w:rPr>
        <w:t>毕竟</w:t>
      </w:r>
      <w:r w:rsidR="006C2BCB">
        <w:rPr>
          <w:rFonts w:ascii="微软雅黑" w:eastAsia="微软雅黑" w:hAnsi="微软雅黑" w:cs="Microsoft YaHei UI" w:hint="eastAsia"/>
          <w:bCs/>
          <w:noProof/>
          <w:color w:val="000000" w:themeColor="text1"/>
          <w:spacing w:val="12"/>
          <w:sz w:val="18"/>
          <w:szCs w:val="18"/>
        </w:rPr>
        <w:t>游戏</w:t>
      </w:r>
      <w:r w:rsidR="00F66092">
        <w:rPr>
          <w:rFonts w:ascii="微软雅黑" w:eastAsia="微软雅黑" w:hAnsi="微软雅黑" w:cs="Microsoft YaHei UI" w:hint="eastAsia"/>
          <w:bCs/>
          <w:noProof/>
          <w:color w:val="000000" w:themeColor="text1"/>
          <w:spacing w:val="12"/>
          <w:sz w:val="18"/>
          <w:szCs w:val="18"/>
        </w:rPr>
        <w:t>在初期就</w:t>
      </w:r>
      <w:r w:rsidR="005A4CF0">
        <w:rPr>
          <w:rFonts w:ascii="微软雅黑" w:eastAsia="微软雅黑" w:hAnsi="微软雅黑" w:cs="Microsoft YaHei UI" w:hint="eastAsia"/>
          <w:bCs/>
          <w:noProof/>
          <w:color w:val="000000" w:themeColor="text1"/>
          <w:spacing w:val="12"/>
          <w:sz w:val="18"/>
          <w:szCs w:val="18"/>
        </w:rPr>
        <w:t>将大部分</w:t>
      </w:r>
      <w:r w:rsidR="002C4256">
        <w:rPr>
          <w:rFonts w:ascii="微软雅黑" w:eastAsia="微软雅黑" w:hAnsi="微软雅黑" w:cs="Microsoft YaHei UI" w:hint="eastAsia"/>
          <w:bCs/>
          <w:noProof/>
          <w:color w:val="000000" w:themeColor="text1"/>
          <w:spacing w:val="12"/>
          <w:sz w:val="18"/>
          <w:szCs w:val="18"/>
        </w:rPr>
        <w:t>操作</w:t>
      </w:r>
      <w:r w:rsidR="005A4CF0">
        <w:rPr>
          <w:rFonts w:ascii="微软雅黑" w:eastAsia="微软雅黑" w:hAnsi="微软雅黑" w:cs="Microsoft YaHei UI" w:hint="eastAsia"/>
          <w:bCs/>
          <w:noProof/>
          <w:color w:val="000000" w:themeColor="text1"/>
          <w:spacing w:val="12"/>
          <w:sz w:val="18"/>
          <w:szCs w:val="18"/>
        </w:rPr>
        <w:t>设定都一股脑地灌输给了玩家，</w:t>
      </w:r>
      <w:r w:rsidR="00E72409">
        <w:rPr>
          <w:rFonts w:ascii="微软雅黑" w:eastAsia="微软雅黑" w:hAnsi="微软雅黑" w:cs="Microsoft YaHei UI" w:hint="eastAsia"/>
          <w:bCs/>
          <w:noProof/>
          <w:color w:val="000000" w:themeColor="text1"/>
          <w:spacing w:val="12"/>
          <w:sz w:val="18"/>
          <w:szCs w:val="18"/>
        </w:rPr>
        <w:t>玩家</w:t>
      </w:r>
      <w:r w:rsidR="00682A2B">
        <w:rPr>
          <w:rFonts w:ascii="微软雅黑" w:eastAsia="微软雅黑" w:hAnsi="微软雅黑" w:cs="Microsoft YaHei UI" w:hint="eastAsia"/>
          <w:bCs/>
          <w:noProof/>
          <w:color w:val="000000" w:themeColor="text1"/>
          <w:spacing w:val="12"/>
          <w:sz w:val="18"/>
          <w:szCs w:val="18"/>
        </w:rPr>
        <w:t>能够使用的快捷键简直数不胜数</w:t>
      </w:r>
      <w:r w:rsidR="005C0BF0">
        <w:rPr>
          <w:rFonts w:ascii="微软雅黑" w:eastAsia="微软雅黑" w:hAnsi="微软雅黑" w:cs="Microsoft YaHei UI" w:hint="eastAsia"/>
          <w:bCs/>
          <w:noProof/>
          <w:color w:val="000000" w:themeColor="text1"/>
          <w:spacing w:val="12"/>
          <w:sz w:val="18"/>
          <w:szCs w:val="18"/>
        </w:rPr>
        <w:t>，</w:t>
      </w:r>
      <w:r w:rsidR="00A620B5">
        <w:rPr>
          <w:rFonts w:ascii="微软雅黑" w:eastAsia="微软雅黑" w:hAnsi="微软雅黑" w:cs="Microsoft YaHei UI" w:hint="eastAsia"/>
          <w:bCs/>
          <w:noProof/>
          <w:color w:val="000000" w:themeColor="text1"/>
          <w:spacing w:val="12"/>
          <w:sz w:val="18"/>
          <w:szCs w:val="18"/>
        </w:rPr>
        <w:t>系统UI堆叠成山令人眼花缭乱</w:t>
      </w:r>
      <w:r w:rsidR="00AB29A6">
        <w:rPr>
          <w:rFonts w:ascii="微软雅黑" w:eastAsia="微软雅黑" w:hAnsi="微软雅黑" w:cs="Microsoft YaHei UI" w:hint="eastAsia"/>
          <w:bCs/>
          <w:noProof/>
          <w:color w:val="000000" w:themeColor="text1"/>
          <w:spacing w:val="12"/>
          <w:sz w:val="18"/>
          <w:szCs w:val="18"/>
        </w:rPr>
        <w:t>只能哪里亮了点哪里</w:t>
      </w:r>
      <w:r w:rsidR="00A620B5">
        <w:rPr>
          <w:rFonts w:ascii="微软雅黑" w:eastAsia="微软雅黑" w:hAnsi="微软雅黑" w:cs="Microsoft YaHei UI" w:hint="eastAsia"/>
          <w:bCs/>
          <w:noProof/>
          <w:color w:val="000000" w:themeColor="text1"/>
          <w:spacing w:val="12"/>
          <w:sz w:val="18"/>
          <w:szCs w:val="18"/>
        </w:rPr>
        <w:t>，</w:t>
      </w:r>
      <w:r w:rsidR="005C0BF0">
        <w:rPr>
          <w:rFonts w:ascii="微软雅黑" w:eastAsia="微软雅黑" w:hAnsi="微软雅黑" w:cs="Microsoft YaHei UI" w:hint="eastAsia"/>
          <w:bCs/>
          <w:noProof/>
          <w:color w:val="000000" w:themeColor="text1"/>
          <w:spacing w:val="12"/>
          <w:sz w:val="18"/>
          <w:szCs w:val="18"/>
        </w:rPr>
        <w:t>而</w:t>
      </w:r>
      <w:r w:rsidR="00A620B5">
        <w:rPr>
          <w:rFonts w:ascii="微软雅黑" w:eastAsia="微软雅黑" w:hAnsi="微软雅黑" w:cs="Microsoft YaHei UI" w:hint="eastAsia"/>
          <w:bCs/>
          <w:noProof/>
          <w:color w:val="000000" w:themeColor="text1"/>
          <w:spacing w:val="12"/>
          <w:sz w:val="18"/>
          <w:szCs w:val="18"/>
        </w:rPr>
        <w:t>我</w:t>
      </w:r>
      <w:r w:rsidR="00682A2B">
        <w:rPr>
          <w:rFonts w:ascii="微软雅黑" w:eastAsia="微软雅黑" w:hAnsi="微软雅黑" w:cs="Microsoft YaHei UI" w:hint="eastAsia"/>
          <w:bCs/>
          <w:noProof/>
          <w:color w:val="000000" w:themeColor="text1"/>
          <w:spacing w:val="12"/>
          <w:sz w:val="18"/>
          <w:szCs w:val="18"/>
        </w:rPr>
        <w:t>相信大部分玩家都</w:t>
      </w:r>
      <w:r w:rsidR="00A620B5">
        <w:rPr>
          <w:rFonts w:ascii="微软雅黑" w:eastAsia="微软雅黑" w:hAnsi="微软雅黑" w:cs="Microsoft YaHei UI" w:hint="eastAsia"/>
          <w:bCs/>
          <w:noProof/>
          <w:color w:val="000000" w:themeColor="text1"/>
          <w:spacing w:val="12"/>
          <w:sz w:val="18"/>
          <w:szCs w:val="18"/>
        </w:rPr>
        <w:t>不会有</w:t>
      </w:r>
      <w:r w:rsidR="00682A2B">
        <w:rPr>
          <w:rFonts w:ascii="微软雅黑" w:eastAsia="微软雅黑" w:hAnsi="微软雅黑" w:cs="Microsoft YaHei UI" w:hint="eastAsia"/>
          <w:bCs/>
          <w:noProof/>
          <w:color w:val="000000" w:themeColor="text1"/>
          <w:spacing w:val="12"/>
          <w:sz w:val="18"/>
          <w:szCs w:val="18"/>
        </w:rPr>
        <w:t>耐心</w:t>
      </w:r>
      <w:r w:rsidR="002A7B6E">
        <w:rPr>
          <w:rFonts w:ascii="微软雅黑" w:eastAsia="微软雅黑" w:hAnsi="微软雅黑" w:cs="Microsoft YaHei UI" w:hint="eastAsia"/>
          <w:bCs/>
          <w:noProof/>
          <w:color w:val="000000" w:themeColor="text1"/>
          <w:spacing w:val="12"/>
          <w:sz w:val="18"/>
          <w:szCs w:val="18"/>
        </w:rPr>
        <w:t>去打开操作界面一条条</w:t>
      </w:r>
      <w:r w:rsidR="00E72409">
        <w:rPr>
          <w:rFonts w:ascii="微软雅黑" w:eastAsia="微软雅黑" w:hAnsi="微软雅黑" w:cs="Microsoft YaHei UI" w:hint="eastAsia"/>
          <w:bCs/>
          <w:noProof/>
          <w:color w:val="000000" w:themeColor="text1"/>
          <w:spacing w:val="12"/>
          <w:sz w:val="18"/>
          <w:szCs w:val="18"/>
        </w:rPr>
        <w:t>认真观看，</w:t>
      </w:r>
      <w:r w:rsidR="005C0BF0">
        <w:rPr>
          <w:rFonts w:ascii="微软雅黑" w:eastAsia="微软雅黑" w:hAnsi="微软雅黑" w:cs="Microsoft YaHei UI" w:hint="eastAsia"/>
          <w:bCs/>
          <w:noProof/>
          <w:color w:val="000000" w:themeColor="text1"/>
          <w:spacing w:val="12"/>
          <w:sz w:val="18"/>
          <w:szCs w:val="18"/>
        </w:rPr>
        <w:t>并</w:t>
      </w:r>
      <w:r w:rsidR="00A620B5">
        <w:rPr>
          <w:rFonts w:ascii="微软雅黑" w:eastAsia="微软雅黑" w:hAnsi="微软雅黑" w:cs="Microsoft YaHei UI" w:hint="eastAsia"/>
          <w:bCs/>
          <w:noProof/>
          <w:color w:val="000000" w:themeColor="text1"/>
          <w:spacing w:val="12"/>
          <w:sz w:val="18"/>
          <w:szCs w:val="18"/>
        </w:rPr>
        <w:t>仅靠</w:t>
      </w:r>
      <w:r w:rsidR="005C0BF0">
        <w:rPr>
          <w:rFonts w:ascii="微软雅黑" w:eastAsia="微软雅黑" w:hAnsi="微软雅黑" w:cs="Microsoft YaHei UI" w:hint="eastAsia"/>
          <w:bCs/>
          <w:noProof/>
          <w:color w:val="000000" w:themeColor="text1"/>
          <w:spacing w:val="12"/>
          <w:sz w:val="18"/>
          <w:szCs w:val="18"/>
        </w:rPr>
        <w:t>阅读理解就掌握那几百条操作</w:t>
      </w:r>
      <w:r w:rsidR="002A7B6E">
        <w:rPr>
          <w:rFonts w:ascii="微软雅黑" w:eastAsia="微软雅黑" w:hAnsi="微软雅黑" w:cs="Microsoft YaHei UI" w:hint="eastAsia"/>
          <w:bCs/>
          <w:noProof/>
          <w:color w:val="000000" w:themeColor="text1"/>
          <w:spacing w:val="12"/>
          <w:sz w:val="18"/>
          <w:szCs w:val="18"/>
        </w:rPr>
        <w:t>介绍，</w:t>
      </w:r>
      <w:r w:rsidR="005C0BF0">
        <w:rPr>
          <w:rFonts w:ascii="微软雅黑" w:eastAsia="微软雅黑" w:hAnsi="微软雅黑" w:cs="Microsoft YaHei UI" w:hint="eastAsia"/>
          <w:bCs/>
          <w:noProof/>
          <w:color w:val="000000" w:themeColor="text1"/>
          <w:spacing w:val="12"/>
          <w:sz w:val="18"/>
          <w:szCs w:val="18"/>
        </w:rPr>
        <w:t>以至于</w:t>
      </w:r>
      <w:r w:rsidR="002A7B6E">
        <w:rPr>
          <w:rFonts w:ascii="微软雅黑" w:eastAsia="微软雅黑" w:hAnsi="微软雅黑" w:cs="Microsoft YaHei UI" w:hint="eastAsia"/>
          <w:bCs/>
          <w:noProof/>
          <w:color w:val="000000" w:themeColor="text1"/>
          <w:spacing w:val="12"/>
          <w:sz w:val="18"/>
          <w:szCs w:val="18"/>
        </w:rPr>
        <w:t>整款游戏的前期流程</w:t>
      </w:r>
      <w:r w:rsidR="00A620B5">
        <w:rPr>
          <w:rFonts w:ascii="微软雅黑" w:eastAsia="微软雅黑" w:hAnsi="微软雅黑" w:cs="Microsoft YaHei UI" w:hint="eastAsia"/>
          <w:bCs/>
          <w:noProof/>
          <w:color w:val="000000" w:themeColor="text1"/>
          <w:spacing w:val="12"/>
          <w:sz w:val="18"/>
          <w:szCs w:val="18"/>
        </w:rPr>
        <w:t>对于玩家来说成为了</w:t>
      </w:r>
      <w:r w:rsidR="002A7B6E">
        <w:rPr>
          <w:rFonts w:ascii="微软雅黑" w:eastAsia="微软雅黑" w:hAnsi="微软雅黑" w:cs="Microsoft YaHei UI" w:hint="eastAsia"/>
          <w:bCs/>
          <w:noProof/>
          <w:color w:val="000000" w:themeColor="text1"/>
          <w:spacing w:val="12"/>
          <w:sz w:val="18"/>
          <w:szCs w:val="18"/>
        </w:rPr>
        <w:t>不折不扣的折磨。</w:t>
      </w:r>
      <w:r w:rsidR="00BD1B2B">
        <w:rPr>
          <w:rFonts w:ascii="微软雅黑" w:eastAsia="微软雅黑" w:hAnsi="微软雅黑" w:cs="Microsoft YaHei UI" w:hint="eastAsia"/>
          <w:bCs/>
          <w:noProof/>
          <w:color w:val="000000" w:themeColor="text1"/>
          <w:spacing w:val="12"/>
          <w:sz w:val="18"/>
          <w:szCs w:val="18"/>
        </w:rPr>
        <w:t>游戏</w:t>
      </w:r>
      <w:r w:rsidR="00A620B5">
        <w:rPr>
          <w:rFonts w:ascii="微软雅黑" w:eastAsia="微软雅黑" w:hAnsi="微软雅黑" w:cs="Microsoft YaHei UI" w:hint="eastAsia"/>
          <w:bCs/>
          <w:noProof/>
          <w:color w:val="000000" w:themeColor="text1"/>
          <w:spacing w:val="12"/>
          <w:sz w:val="18"/>
          <w:szCs w:val="18"/>
        </w:rPr>
        <w:t>初期</w:t>
      </w:r>
      <w:r w:rsidR="00BD1B2B">
        <w:rPr>
          <w:rFonts w:ascii="微软雅黑" w:eastAsia="微软雅黑" w:hAnsi="微软雅黑" w:cs="Microsoft YaHei UI" w:hint="eastAsia"/>
          <w:bCs/>
          <w:noProof/>
          <w:color w:val="000000" w:themeColor="text1"/>
          <w:spacing w:val="12"/>
          <w:sz w:val="18"/>
          <w:szCs w:val="18"/>
        </w:rPr>
        <w:t>会有一</w:t>
      </w:r>
      <w:r w:rsidR="00035DCF">
        <w:rPr>
          <w:rFonts w:ascii="微软雅黑" w:eastAsia="微软雅黑" w:hAnsi="微软雅黑" w:cs="Microsoft YaHei UI" w:hint="eastAsia"/>
          <w:bCs/>
          <w:noProof/>
          <w:color w:val="000000" w:themeColor="text1"/>
          <w:spacing w:val="12"/>
          <w:sz w:val="18"/>
          <w:szCs w:val="18"/>
        </w:rPr>
        <w:t>张较小型</w:t>
      </w:r>
      <w:r w:rsidR="00BD1B2B">
        <w:rPr>
          <w:rFonts w:ascii="微软雅黑" w:eastAsia="微软雅黑" w:hAnsi="微软雅黑" w:cs="Microsoft YaHei UI" w:hint="eastAsia"/>
          <w:bCs/>
          <w:noProof/>
          <w:color w:val="000000" w:themeColor="text1"/>
          <w:spacing w:val="12"/>
          <w:sz w:val="18"/>
          <w:szCs w:val="18"/>
        </w:rPr>
        <w:t>的</w:t>
      </w:r>
      <w:r w:rsidR="00260996">
        <w:rPr>
          <w:rFonts w:ascii="微软雅黑" w:eastAsia="微软雅黑" w:hAnsi="微软雅黑" w:cs="Microsoft YaHei UI" w:hint="eastAsia"/>
          <w:bCs/>
          <w:noProof/>
          <w:color w:val="000000" w:themeColor="text1"/>
          <w:spacing w:val="12"/>
          <w:sz w:val="18"/>
          <w:szCs w:val="18"/>
        </w:rPr>
        <w:t>东部</w:t>
      </w:r>
      <w:r w:rsidR="00BD1B2B">
        <w:rPr>
          <w:rFonts w:ascii="微软雅黑" w:eastAsia="微软雅黑" w:hAnsi="微软雅黑" w:cs="Microsoft YaHei UI" w:hint="eastAsia"/>
          <w:bCs/>
          <w:noProof/>
          <w:color w:val="000000" w:themeColor="text1"/>
          <w:spacing w:val="12"/>
          <w:sz w:val="18"/>
          <w:szCs w:val="18"/>
        </w:rPr>
        <w:t>地图，可以将这张地图</w:t>
      </w:r>
      <w:r w:rsidR="00035DCF">
        <w:rPr>
          <w:rFonts w:ascii="微软雅黑" w:eastAsia="微软雅黑" w:hAnsi="微软雅黑" w:cs="Microsoft YaHei UI" w:hint="eastAsia"/>
          <w:bCs/>
          <w:noProof/>
          <w:color w:val="000000" w:themeColor="text1"/>
          <w:spacing w:val="12"/>
          <w:sz w:val="18"/>
          <w:szCs w:val="18"/>
        </w:rPr>
        <w:t>上的人物</w:t>
      </w:r>
      <w:r w:rsidR="00BD1B2B">
        <w:rPr>
          <w:rFonts w:ascii="微软雅黑" w:eastAsia="微软雅黑" w:hAnsi="微软雅黑" w:cs="Microsoft YaHei UI" w:hint="eastAsia"/>
          <w:bCs/>
          <w:noProof/>
          <w:color w:val="000000" w:themeColor="text1"/>
          <w:spacing w:val="12"/>
          <w:sz w:val="18"/>
          <w:szCs w:val="18"/>
        </w:rPr>
        <w:t>看作某种学习</w:t>
      </w:r>
      <w:r w:rsidR="00DE0581">
        <w:rPr>
          <w:rFonts w:ascii="微软雅黑" w:eastAsia="微软雅黑" w:hAnsi="微软雅黑" w:cs="Microsoft YaHei UI" w:hint="eastAsia"/>
          <w:bCs/>
          <w:noProof/>
          <w:color w:val="000000" w:themeColor="text1"/>
          <w:spacing w:val="12"/>
          <w:sz w:val="18"/>
          <w:szCs w:val="18"/>
        </w:rPr>
        <w:t>游戏机制</w:t>
      </w:r>
      <w:r w:rsidR="00BD1B2B">
        <w:rPr>
          <w:rFonts w:ascii="微软雅黑" w:eastAsia="微软雅黑" w:hAnsi="微软雅黑" w:cs="Microsoft YaHei UI" w:hint="eastAsia"/>
          <w:bCs/>
          <w:noProof/>
          <w:color w:val="000000" w:themeColor="text1"/>
          <w:spacing w:val="12"/>
          <w:sz w:val="18"/>
          <w:szCs w:val="18"/>
        </w:rPr>
        <w:t>的过程</w:t>
      </w:r>
      <w:r w:rsidR="00FC01DB">
        <w:rPr>
          <w:rFonts w:ascii="微软雅黑" w:eastAsia="微软雅黑" w:hAnsi="微软雅黑" w:cs="Microsoft YaHei UI" w:hint="eastAsia"/>
          <w:bCs/>
          <w:noProof/>
          <w:color w:val="000000" w:themeColor="text1"/>
          <w:spacing w:val="12"/>
          <w:sz w:val="18"/>
          <w:szCs w:val="18"/>
        </w:rPr>
        <w:t>，一般这张地图中玩家会在无数次的跌倒、</w:t>
      </w:r>
      <w:r w:rsidR="000306E7">
        <w:rPr>
          <w:rFonts w:ascii="微软雅黑" w:eastAsia="微软雅黑" w:hAnsi="微软雅黑" w:cs="Microsoft YaHei UI" w:hint="eastAsia"/>
          <w:bCs/>
          <w:noProof/>
          <w:color w:val="000000" w:themeColor="text1"/>
          <w:spacing w:val="12"/>
          <w:sz w:val="18"/>
          <w:szCs w:val="18"/>
        </w:rPr>
        <w:t>电量</w:t>
      </w:r>
      <w:r w:rsidR="00FC01DB">
        <w:rPr>
          <w:rFonts w:ascii="微软雅黑" w:eastAsia="微软雅黑" w:hAnsi="微软雅黑" w:cs="Microsoft YaHei UI" w:hint="eastAsia"/>
          <w:bCs/>
          <w:noProof/>
          <w:color w:val="000000" w:themeColor="text1"/>
          <w:spacing w:val="12"/>
          <w:sz w:val="18"/>
          <w:szCs w:val="18"/>
        </w:rPr>
        <w:t>耗尽、货物损坏中学会</w:t>
      </w:r>
      <w:r w:rsidR="000306E7">
        <w:rPr>
          <w:rFonts w:ascii="微软雅黑" w:eastAsia="微软雅黑" w:hAnsi="微软雅黑" w:cs="Microsoft YaHei UI" w:hint="eastAsia"/>
          <w:bCs/>
          <w:noProof/>
          <w:color w:val="000000" w:themeColor="text1"/>
          <w:spacing w:val="12"/>
          <w:sz w:val="18"/>
          <w:szCs w:val="18"/>
        </w:rPr>
        <w:t>派送任务系统的底层机制，</w:t>
      </w:r>
      <w:r w:rsidR="00336D3C">
        <w:rPr>
          <w:rFonts w:ascii="微软雅黑" w:eastAsia="微软雅黑" w:hAnsi="微软雅黑" w:cs="Microsoft YaHei UI" w:hint="eastAsia"/>
          <w:bCs/>
          <w:noProof/>
          <w:color w:val="000000" w:themeColor="text1"/>
          <w:spacing w:val="12"/>
          <w:sz w:val="18"/>
          <w:szCs w:val="18"/>
        </w:rPr>
        <w:t>掌握</w:t>
      </w:r>
      <w:r w:rsidR="005570B0">
        <w:rPr>
          <w:rFonts w:ascii="微软雅黑" w:eastAsia="微软雅黑" w:hAnsi="微软雅黑" w:cs="Microsoft YaHei UI" w:hint="eastAsia"/>
          <w:bCs/>
          <w:noProof/>
          <w:color w:val="000000" w:themeColor="text1"/>
          <w:spacing w:val="12"/>
          <w:sz w:val="18"/>
          <w:szCs w:val="18"/>
        </w:rPr>
        <w:t>如何规划路线、</w:t>
      </w:r>
      <w:r w:rsidR="00DB2A5F">
        <w:rPr>
          <w:rFonts w:ascii="微软雅黑" w:eastAsia="微软雅黑" w:hAnsi="微软雅黑" w:cs="Microsoft YaHei UI" w:hint="eastAsia"/>
          <w:bCs/>
          <w:noProof/>
          <w:color w:val="000000" w:themeColor="text1"/>
          <w:spacing w:val="12"/>
          <w:sz w:val="18"/>
          <w:szCs w:val="18"/>
        </w:rPr>
        <w:t>如何</w:t>
      </w:r>
      <w:r w:rsidR="005570B0">
        <w:rPr>
          <w:rFonts w:ascii="微软雅黑" w:eastAsia="微软雅黑" w:hAnsi="微软雅黑" w:cs="Microsoft YaHei UI" w:hint="eastAsia"/>
          <w:bCs/>
          <w:noProof/>
          <w:color w:val="000000" w:themeColor="text1"/>
          <w:spacing w:val="12"/>
          <w:sz w:val="18"/>
          <w:szCs w:val="18"/>
        </w:rPr>
        <w:t>利用各式各样的工具</w:t>
      </w:r>
      <w:r w:rsidR="00DB2A5F">
        <w:rPr>
          <w:rFonts w:ascii="微软雅黑" w:eastAsia="微软雅黑" w:hAnsi="微软雅黑" w:cs="Microsoft YaHei UI" w:hint="eastAsia"/>
          <w:bCs/>
          <w:noProof/>
          <w:color w:val="000000" w:themeColor="text1"/>
          <w:spacing w:val="12"/>
          <w:sz w:val="18"/>
          <w:szCs w:val="18"/>
        </w:rPr>
        <w:t>，如何抄近路、规避敌人讨巧地完成每一次派送</w:t>
      </w:r>
      <w:r w:rsidR="00BB115D">
        <w:rPr>
          <w:rFonts w:ascii="微软雅黑" w:eastAsia="微软雅黑" w:hAnsi="微软雅黑" w:cs="Microsoft YaHei UI" w:hint="eastAsia"/>
          <w:bCs/>
          <w:noProof/>
          <w:color w:val="000000" w:themeColor="text1"/>
          <w:spacing w:val="12"/>
          <w:sz w:val="18"/>
          <w:szCs w:val="18"/>
        </w:rPr>
        <w:t>。</w:t>
      </w:r>
      <w:r w:rsidR="005570B0">
        <w:rPr>
          <w:rFonts w:ascii="微软雅黑" w:eastAsia="微软雅黑" w:hAnsi="微软雅黑" w:cs="Microsoft YaHei UI" w:hint="eastAsia"/>
          <w:bCs/>
          <w:noProof/>
          <w:color w:val="000000" w:themeColor="text1"/>
          <w:spacing w:val="12"/>
          <w:sz w:val="18"/>
          <w:szCs w:val="18"/>
        </w:rPr>
        <w:t>这一学习的过程</w:t>
      </w:r>
      <w:r w:rsidR="00F66092">
        <w:rPr>
          <w:rFonts w:ascii="微软雅黑" w:eastAsia="微软雅黑" w:hAnsi="微软雅黑" w:cs="Microsoft YaHei UI" w:hint="eastAsia"/>
          <w:bCs/>
          <w:noProof/>
          <w:color w:val="000000" w:themeColor="text1"/>
          <w:spacing w:val="12"/>
          <w:sz w:val="18"/>
          <w:szCs w:val="18"/>
        </w:rPr>
        <w:t>无疑是纯粹的</w:t>
      </w:r>
      <w:r w:rsidR="00A7740E">
        <w:rPr>
          <w:rFonts w:ascii="微软雅黑" w:eastAsia="微软雅黑" w:hAnsi="微软雅黑" w:cs="Microsoft YaHei UI" w:hint="eastAsia"/>
          <w:bCs/>
          <w:noProof/>
          <w:color w:val="000000" w:themeColor="text1"/>
          <w:spacing w:val="12"/>
          <w:sz w:val="18"/>
          <w:szCs w:val="18"/>
        </w:rPr>
        <w:t>痛苦与令人沮丧的</w:t>
      </w:r>
      <w:r w:rsidR="00F66092">
        <w:rPr>
          <w:rFonts w:ascii="微软雅黑" w:eastAsia="微软雅黑" w:hAnsi="微软雅黑" w:cs="Microsoft YaHei UI" w:hint="eastAsia"/>
          <w:bCs/>
          <w:noProof/>
          <w:color w:val="000000" w:themeColor="text1"/>
          <w:spacing w:val="12"/>
          <w:sz w:val="18"/>
          <w:szCs w:val="18"/>
        </w:rPr>
        <w:t>（</w:t>
      </w:r>
      <w:r w:rsidR="000574D1">
        <w:rPr>
          <w:rFonts w:ascii="微软雅黑" w:eastAsia="微软雅黑" w:hAnsi="微软雅黑" w:cs="Microsoft YaHei UI" w:hint="eastAsia"/>
          <w:bCs/>
          <w:noProof/>
          <w:color w:val="000000" w:themeColor="text1"/>
          <w:spacing w:val="12"/>
          <w:sz w:val="18"/>
          <w:szCs w:val="18"/>
        </w:rPr>
        <w:t>毕竟</w:t>
      </w:r>
      <w:r w:rsidR="00A7740E">
        <w:rPr>
          <w:rFonts w:ascii="微软雅黑" w:eastAsia="微软雅黑" w:hAnsi="微软雅黑" w:cs="Microsoft YaHei UI" w:hint="eastAsia"/>
          <w:bCs/>
          <w:noProof/>
          <w:color w:val="000000" w:themeColor="text1"/>
          <w:spacing w:val="12"/>
          <w:sz w:val="18"/>
          <w:szCs w:val="18"/>
        </w:rPr>
        <w:t>我们真的很难在一个3A大作中找到</w:t>
      </w:r>
      <w:r w:rsidR="002B28F6">
        <w:rPr>
          <w:rFonts w:ascii="微软雅黑" w:eastAsia="微软雅黑" w:hAnsi="微软雅黑" w:cs="Microsoft YaHei UI" w:hint="eastAsia"/>
          <w:bCs/>
          <w:noProof/>
          <w:color w:val="000000" w:themeColor="text1"/>
          <w:spacing w:val="12"/>
          <w:sz w:val="18"/>
          <w:szCs w:val="18"/>
        </w:rPr>
        <w:t>会</w:t>
      </w:r>
      <w:r w:rsidR="00A7740E">
        <w:rPr>
          <w:rFonts w:ascii="微软雅黑" w:eastAsia="微软雅黑" w:hAnsi="微软雅黑" w:cs="Microsoft YaHei UI" w:hint="eastAsia"/>
          <w:bCs/>
          <w:noProof/>
          <w:color w:val="000000" w:themeColor="text1"/>
          <w:spacing w:val="12"/>
          <w:sz w:val="18"/>
          <w:szCs w:val="18"/>
        </w:rPr>
        <w:t>跌倒这么多次的主角吧？</w:t>
      </w:r>
      <w:r w:rsidR="002B28F6">
        <w:rPr>
          <w:rFonts w:ascii="微软雅黑" w:eastAsia="微软雅黑" w:hAnsi="微软雅黑" w:cs="Microsoft YaHei UI" w:hint="eastAsia"/>
          <w:bCs/>
          <w:noProof/>
          <w:color w:val="000000" w:themeColor="text1"/>
          <w:spacing w:val="12"/>
          <w:sz w:val="18"/>
          <w:szCs w:val="18"/>
        </w:rPr>
        <w:t>就连如何走路都是我们要认真学习的技能，</w:t>
      </w:r>
      <w:r w:rsidR="00E34553">
        <w:rPr>
          <w:rFonts w:ascii="微软雅黑" w:eastAsia="微软雅黑" w:hAnsi="微软雅黑" w:cs="Microsoft YaHei UI" w:hint="eastAsia"/>
          <w:bCs/>
          <w:noProof/>
          <w:color w:val="000000" w:themeColor="text1"/>
          <w:spacing w:val="12"/>
          <w:sz w:val="18"/>
          <w:szCs w:val="18"/>
        </w:rPr>
        <w:t>这似乎在</w:t>
      </w:r>
      <w:r w:rsidR="00BB115D">
        <w:rPr>
          <w:rFonts w:ascii="微软雅黑" w:eastAsia="微软雅黑" w:hAnsi="微软雅黑" w:cs="Microsoft YaHei UI" w:hint="eastAsia"/>
          <w:bCs/>
          <w:noProof/>
          <w:color w:val="000000" w:themeColor="text1"/>
          <w:spacing w:val="12"/>
          <w:sz w:val="18"/>
          <w:szCs w:val="18"/>
        </w:rPr>
        <w:t>名为“</w:t>
      </w:r>
      <w:r w:rsidR="00E34553">
        <w:rPr>
          <w:rFonts w:ascii="微软雅黑" w:eastAsia="微软雅黑" w:hAnsi="微软雅黑" w:cs="Microsoft YaHei UI" w:hint="eastAsia"/>
          <w:bCs/>
          <w:noProof/>
          <w:color w:val="000000" w:themeColor="text1"/>
          <w:spacing w:val="12"/>
          <w:sz w:val="18"/>
          <w:szCs w:val="18"/>
        </w:rPr>
        <w:t>步行模拟器</w:t>
      </w:r>
      <w:r w:rsidR="00BB115D">
        <w:rPr>
          <w:rFonts w:ascii="微软雅黑" w:eastAsia="微软雅黑" w:hAnsi="微软雅黑" w:cs="Microsoft YaHei UI" w:hint="eastAsia"/>
          <w:bCs/>
          <w:noProof/>
          <w:color w:val="000000" w:themeColor="text1"/>
          <w:spacing w:val="12"/>
          <w:sz w:val="18"/>
          <w:szCs w:val="18"/>
        </w:rPr>
        <w:t>”的游戏分类</w:t>
      </w:r>
      <w:r w:rsidR="00E34553">
        <w:rPr>
          <w:rFonts w:ascii="微软雅黑" w:eastAsia="微软雅黑" w:hAnsi="微软雅黑" w:cs="Microsoft YaHei UI" w:hint="eastAsia"/>
          <w:bCs/>
          <w:noProof/>
          <w:color w:val="000000" w:themeColor="text1"/>
          <w:spacing w:val="12"/>
          <w:sz w:val="18"/>
          <w:szCs w:val="18"/>
        </w:rPr>
        <w:t>中又显得十分合理</w:t>
      </w:r>
      <w:r w:rsidR="00BB115D">
        <w:rPr>
          <w:rFonts w:ascii="微软雅黑" w:eastAsia="微软雅黑" w:hAnsi="微软雅黑" w:cs="Microsoft YaHei UI" w:hint="eastAsia"/>
          <w:bCs/>
          <w:noProof/>
          <w:color w:val="000000" w:themeColor="text1"/>
          <w:spacing w:val="12"/>
          <w:sz w:val="18"/>
          <w:szCs w:val="18"/>
        </w:rPr>
        <w:t>？</w:t>
      </w:r>
      <w:r w:rsidR="002B28F6">
        <w:rPr>
          <w:rFonts w:ascii="微软雅黑" w:eastAsia="微软雅黑" w:hAnsi="微软雅黑" w:cs="Microsoft YaHei UI" w:hint="eastAsia"/>
          <w:bCs/>
          <w:noProof/>
          <w:color w:val="000000" w:themeColor="text1"/>
          <w:spacing w:val="12"/>
          <w:sz w:val="18"/>
          <w:szCs w:val="18"/>
        </w:rPr>
        <w:t>）</w:t>
      </w:r>
      <w:r w:rsidR="000574D1">
        <w:rPr>
          <w:rFonts w:ascii="微软雅黑" w:eastAsia="微软雅黑" w:hAnsi="微软雅黑" w:cs="Microsoft YaHei UI" w:hint="eastAsia"/>
          <w:bCs/>
          <w:noProof/>
          <w:color w:val="000000" w:themeColor="text1"/>
          <w:spacing w:val="12"/>
          <w:sz w:val="18"/>
          <w:szCs w:val="18"/>
        </w:rPr>
        <w:t>很长一段时间，</w:t>
      </w:r>
      <w:r w:rsidR="00F66092">
        <w:rPr>
          <w:rFonts w:ascii="微软雅黑" w:eastAsia="微软雅黑" w:hAnsi="微软雅黑" w:cs="Microsoft YaHei UI" w:hint="eastAsia"/>
          <w:bCs/>
          <w:noProof/>
          <w:color w:val="000000" w:themeColor="text1"/>
          <w:spacing w:val="12"/>
          <w:sz w:val="18"/>
          <w:szCs w:val="18"/>
        </w:rPr>
        <w:t>玩家</w:t>
      </w:r>
      <w:r w:rsidR="000574D1">
        <w:rPr>
          <w:rFonts w:ascii="微软雅黑" w:eastAsia="微软雅黑" w:hAnsi="微软雅黑" w:cs="Microsoft YaHei UI" w:hint="eastAsia"/>
          <w:bCs/>
          <w:noProof/>
          <w:color w:val="000000" w:themeColor="text1"/>
          <w:spacing w:val="12"/>
          <w:sz w:val="18"/>
          <w:szCs w:val="18"/>
        </w:rPr>
        <w:t>会独自迷失在这片荒原中</w:t>
      </w:r>
      <w:r w:rsidR="00F66092">
        <w:rPr>
          <w:rFonts w:ascii="微软雅黑" w:eastAsia="微软雅黑" w:hAnsi="微软雅黑" w:cs="Microsoft YaHei UI" w:hint="eastAsia"/>
          <w:bCs/>
          <w:noProof/>
          <w:color w:val="000000" w:themeColor="text1"/>
          <w:spacing w:val="12"/>
          <w:sz w:val="18"/>
          <w:szCs w:val="18"/>
        </w:rPr>
        <w:t>，除了</w:t>
      </w:r>
      <w:r w:rsidR="00BB2601">
        <w:rPr>
          <w:rFonts w:ascii="微软雅黑" w:eastAsia="微软雅黑" w:hAnsi="微软雅黑" w:cs="Microsoft YaHei UI" w:hint="eastAsia"/>
          <w:bCs/>
          <w:noProof/>
          <w:color w:val="000000" w:themeColor="text1"/>
          <w:spacing w:val="12"/>
          <w:sz w:val="18"/>
          <w:szCs w:val="18"/>
        </w:rPr>
        <w:t>到达任务指定的节点城或避难所</w:t>
      </w:r>
      <w:r w:rsidRPr="003A138E">
        <w:rPr>
          <w:rFonts w:ascii="微软雅黑" w:eastAsia="微软雅黑" w:hAnsi="微软雅黑" w:cs="Microsoft YaHei UI"/>
          <w:bCs/>
          <w:noProof/>
          <w:color w:val="000000" w:themeColor="text1"/>
          <w:spacing w:val="12"/>
          <w:sz w:val="18"/>
          <w:szCs w:val="18"/>
        </w:rPr>
        <w:t>之外</w:t>
      </w:r>
      <w:r w:rsidR="00BB2601">
        <w:rPr>
          <w:rFonts w:ascii="微软雅黑" w:eastAsia="微软雅黑" w:hAnsi="微软雅黑" w:cs="Microsoft YaHei UI" w:hint="eastAsia"/>
          <w:bCs/>
          <w:noProof/>
          <w:color w:val="000000" w:themeColor="text1"/>
          <w:spacing w:val="12"/>
          <w:sz w:val="18"/>
          <w:szCs w:val="18"/>
        </w:rPr>
        <w:t>，甚至很难在派送途中遇到任何</w:t>
      </w:r>
      <w:r w:rsidR="00E32CDD">
        <w:rPr>
          <w:rFonts w:ascii="微软雅黑" w:eastAsia="微软雅黑" w:hAnsi="微软雅黑" w:cs="Microsoft YaHei UI" w:hint="eastAsia"/>
          <w:bCs/>
          <w:noProof/>
          <w:color w:val="000000" w:themeColor="text1"/>
          <w:spacing w:val="12"/>
          <w:sz w:val="18"/>
          <w:szCs w:val="18"/>
        </w:rPr>
        <w:t>非敌对的</w:t>
      </w:r>
      <w:r w:rsidR="00B575BC">
        <w:rPr>
          <w:rFonts w:ascii="微软雅黑" w:eastAsia="微软雅黑" w:hAnsi="微软雅黑" w:cs="Microsoft YaHei UI" w:hint="eastAsia"/>
          <w:bCs/>
          <w:noProof/>
          <w:color w:val="000000" w:themeColor="text1"/>
          <w:spacing w:val="12"/>
          <w:sz w:val="18"/>
          <w:szCs w:val="18"/>
        </w:rPr>
        <w:t>NPC，一切都是只有靠自己的脚步来前进</w:t>
      </w:r>
      <w:r w:rsidR="00E32CDD">
        <w:rPr>
          <w:rFonts w:ascii="微软雅黑" w:eastAsia="微软雅黑" w:hAnsi="微软雅黑" w:cs="Microsoft YaHei UI" w:hint="eastAsia"/>
          <w:bCs/>
          <w:noProof/>
          <w:color w:val="000000" w:themeColor="text1"/>
          <w:spacing w:val="12"/>
          <w:sz w:val="18"/>
          <w:szCs w:val="18"/>
        </w:rPr>
        <w:t>与开拓</w:t>
      </w:r>
      <w:r w:rsidR="00512807">
        <w:rPr>
          <w:rFonts w:ascii="微软雅黑" w:eastAsia="微软雅黑" w:hAnsi="微软雅黑" w:cs="Microsoft YaHei UI" w:hint="eastAsia"/>
          <w:bCs/>
          <w:noProof/>
          <w:color w:val="000000" w:themeColor="text1"/>
          <w:spacing w:val="12"/>
          <w:sz w:val="18"/>
          <w:szCs w:val="18"/>
        </w:rPr>
        <w:t>——这也许是</w:t>
      </w:r>
      <w:r w:rsidR="00E32CDD">
        <w:rPr>
          <w:rFonts w:ascii="微软雅黑" w:eastAsia="微软雅黑" w:hAnsi="微软雅黑" w:cs="Microsoft YaHei UI" w:hint="eastAsia"/>
          <w:bCs/>
          <w:noProof/>
          <w:color w:val="000000" w:themeColor="text1"/>
          <w:spacing w:val="12"/>
          <w:sz w:val="18"/>
          <w:szCs w:val="18"/>
        </w:rPr>
        <w:t>安排给玩家</w:t>
      </w:r>
      <w:r w:rsidR="00512807">
        <w:rPr>
          <w:rFonts w:ascii="微软雅黑" w:eastAsia="微软雅黑" w:hAnsi="微软雅黑" w:cs="Microsoft YaHei UI" w:hint="eastAsia"/>
          <w:bCs/>
          <w:noProof/>
          <w:color w:val="000000" w:themeColor="text1"/>
          <w:spacing w:val="12"/>
          <w:sz w:val="18"/>
          <w:szCs w:val="18"/>
        </w:rPr>
        <w:t>某种强制学习的过程，</w:t>
      </w:r>
      <w:r w:rsidR="00BD1B2B">
        <w:rPr>
          <w:rFonts w:ascii="微软雅黑" w:eastAsia="微软雅黑" w:hAnsi="微软雅黑" w:cs="Microsoft YaHei UI" w:hint="eastAsia"/>
          <w:bCs/>
          <w:noProof/>
          <w:color w:val="000000" w:themeColor="text1"/>
          <w:spacing w:val="12"/>
          <w:sz w:val="18"/>
          <w:szCs w:val="18"/>
        </w:rPr>
        <w:t>而当结束</w:t>
      </w:r>
      <w:r w:rsidR="00512807">
        <w:rPr>
          <w:rFonts w:ascii="微软雅黑" w:eastAsia="微软雅黑" w:hAnsi="微软雅黑" w:cs="Microsoft YaHei UI" w:hint="eastAsia"/>
          <w:bCs/>
          <w:noProof/>
          <w:color w:val="000000" w:themeColor="text1"/>
          <w:spacing w:val="12"/>
          <w:sz w:val="18"/>
          <w:szCs w:val="18"/>
        </w:rPr>
        <w:t>东部</w:t>
      </w:r>
      <w:r w:rsidR="00BD1B2B">
        <w:rPr>
          <w:rFonts w:ascii="微软雅黑" w:eastAsia="微软雅黑" w:hAnsi="微软雅黑" w:cs="Microsoft YaHei UI" w:hint="eastAsia"/>
          <w:bCs/>
          <w:noProof/>
          <w:color w:val="000000" w:themeColor="text1"/>
          <w:spacing w:val="12"/>
          <w:sz w:val="18"/>
          <w:szCs w:val="18"/>
        </w:rPr>
        <w:t>地图的流程后，玩家便来到了中部</w:t>
      </w:r>
      <w:r w:rsidR="007C376C">
        <w:rPr>
          <w:rFonts w:ascii="微软雅黑" w:eastAsia="微软雅黑" w:hAnsi="微软雅黑" w:cs="Microsoft YaHei UI" w:hint="eastAsia"/>
          <w:bCs/>
          <w:noProof/>
          <w:color w:val="000000" w:themeColor="text1"/>
          <w:spacing w:val="12"/>
          <w:sz w:val="18"/>
          <w:szCs w:val="18"/>
        </w:rPr>
        <w:t>大地图，也就是这部游戏中最核心的场所</w:t>
      </w:r>
      <w:r w:rsidR="00512807">
        <w:rPr>
          <w:rFonts w:ascii="微软雅黑" w:eastAsia="微软雅黑" w:hAnsi="微软雅黑" w:cs="Microsoft YaHei UI" w:hint="eastAsia"/>
          <w:bCs/>
          <w:noProof/>
          <w:color w:val="000000" w:themeColor="text1"/>
          <w:spacing w:val="12"/>
          <w:sz w:val="18"/>
          <w:szCs w:val="18"/>
        </w:rPr>
        <w:t>，我们的</w:t>
      </w:r>
      <w:r w:rsidR="00A620B5">
        <w:rPr>
          <w:rFonts w:ascii="微软雅黑" w:eastAsia="微软雅黑" w:hAnsi="微软雅黑" w:cs="Microsoft YaHei UI" w:hint="eastAsia"/>
          <w:bCs/>
          <w:noProof/>
          <w:color w:val="000000" w:themeColor="text1"/>
          <w:spacing w:val="12"/>
          <w:sz w:val="18"/>
          <w:szCs w:val="18"/>
        </w:rPr>
        <w:t>大部分冒险</w:t>
      </w:r>
      <w:r w:rsidR="00E32CDD">
        <w:rPr>
          <w:rFonts w:ascii="微软雅黑" w:eastAsia="微软雅黑" w:hAnsi="微软雅黑" w:cs="Microsoft YaHei UI" w:hint="eastAsia"/>
          <w:bCs/>
          <w:noProof/>
          <w:color w:val="000000" w:themeColor="text1"/>
          <w:spacing w:val="12"/>
          <w:sz w:val="18"/>
          <w:szCs w:val="18"/>
        </w:rPr>
        <w:t>时光，</w:t>
      </w:r>
      <w:r w:rsidR="00A620B5">
        <w:rPr>
          <w:rFonts w:ascii="微软雅黑" w:eastAsia="微软雅黑" w:hAnsi="微软雅黑" w:cs="Microsoft YaHei UI" w:hint="eastAsia"/>
          <w:bCs/>
          <w:noProof/>
          <w:color w:val="000000" w:themeColor="text1"/>
          <w:spacing w:val="12"/>
          <w:sz w:val="18"/>
          <w:szCs w:val="18"/>
        </w:rPr>
        <w:t>以及</w:t>
      </w:r>
      <w:r w:rsidR="00E32CDD">
        <w:rPr>
          <w:rFonts w:ascii="微软雅黑" w:eastAsia="微软雅黑" w:hAnsi="微软雅黑" w:cs="Microsoft YaHei UI" w:hint="eastAsia"/>
          <w:bCs/>
          <w:noProof/>
          <w:color w:val="000000" w:themeColor="text1"/>
          <w:spacing w:val="12"/>
          <w:sz w:val="18"/>
          <w:szCs w:val="18"/>
        </w:rPr>
        <w:t>整</w:t>
      </w:r>
      <w:r w:rsidR="00A620B5">
        <w:rPr>
          <w:rFonts w:ascii="微软雅黑" w:eastAsia="微软雅黑" w:hAnsi="微软雅黑" w:cs="Microsoft YaHei UI" w:hint="eastAsia"/>
          <w:bCs/>
          <w:noProof/>
          <w:color w:val="000000" w:themeColor="text1"/>
          <w:spacing w:val="12"/>
          <w:sz w:val="18"/>
          <w:szCs w:val="18"/>
        </w:rPr>
        <w:t>款游戏的灵魂</w:t>
      </w:r>
      <w:r w:rsidR="00E32CDD">
        <w:rPr>
          <w:rFonts w:ascii="微软雅黑" w:eastAsia="微软雅黑" w:hAnsi="微软雅黑" w:cs="Microsoft YaHei UI" w:hint="eastAsia"/>
          <w:bCs/>
          <w:noProof/>
          <w:color w:val="000000" w:themeColor="text1"/>
          <w:spacing w:val="12"/>
          <w:sz w:val="18"/>
          <w:szCs w:val="18"/>
        </w:rPr>
        <w:t>，</w:t>
      </w:r>
      <w:r w:rsidR="00A620B5">
        <w:rPr>
          <w:rFonts w:ascii="微软雅黑" w:eastAsia="微软雅黑" w:hAnsi="微软雅黑" w:cs="Microsoft YaHei UI" w:hint="eastAsia"/>
          <w:bCs/>
          <w:noProof/>
          <w:color w:val="000000" w:themeColor="text1"/>
          <w:spacing w:val="12"/>
          <w:sz w:val="18"/>
          <w:szCs w:val="18"/>
        </w:rPr>
        <w:t>便存在于这片</w:t>
      </w:r>
      <w:r w:rsidR="00535078">
        <w:rPr>
          <w:rFonts w:ascii="微软雅黑" w:eastAsia="微软雅黑" w:hAnsi="微软雅黑" w:cs="Microsoft YaHei UI" w:hint="eastAsia"/>
          <w:bCs/>
          <w:noProof/>
          <w:color w:val="000000" w:themeColor="text1"/>
          <w:spacing w:val="12"/>
          <w:sz w:val="18"/>
          <w:szCs w:val="18"/>
        </w:rPr>
        <w:t>广阔的荒原之上。</w:t>
      </w:r>
    </w:p>
    <w:p w14:paraId="456CEC66" w14:textId="7DA03504" w:rsidR="0068228D" w:rsidRDefault="00E32CDD" w:rsidP="00A97F3D">
      <w:pPr>
        <w:ind w:firstLineChars="200" w:firstLine="408"/>
        <w:rPr>
          <w:rFonts w:ascii="微软雅黑" w:eastAsia="微软雅黑" w:hAnsi="微软雅黑" w:cs="Microsoft YaHei UI" w:hint="eastAsia"/>
          <w:bCs/>
          <w:noProof/>
          <w:color w:val="000000" w:themeColor="text1"/>
          <w:spacing w:val="12"/>
          <w:sz w:val="18"/>
          <w:szCs w:val="18"/>
        </w:rPr>
      </w:pPr>
      <w:r>
        <w:rPr>
          <w:rFonts w:ascii="微软雅黑" w:eastAsia="微软雅黑" w:hAnsi="微软雅黑" w:cs="Microsoft YaHei UI" w:hint="eastAsia"/>
          <w:bCs/>
          <w:noProof/>
          <w:color w:val="000000" w:themeColor="text1"/>
          <w:spacing w:val="12"/>
          <w:sz w:val="18"/>
          <w:szCs w:val="18"/>
        </w:rPr>
        <w:t>我</w:t>
      </w:r>
      <w:r w:rsidR="00535078">
        <w:rPr>
          <w:rFonts w:ascii="微软雅黑" w:eastAsia="微软雅黑" w:hAnsi="微软雅黑" w:cs="Microsoft YaHei UI" w:hint="eastAsia"/>
          <w:bCs/>
          <w:noProof/>
          <w:color w:val="000000" w:themeColor="text1"/>
          <w:spacing w:val="12"/>
          <w:sz w:val="18"/>
          <w:szCs w:val="18"/>
        </w:rPr>
        <w:t>出于私心觉得，</w:t>
      </w:r>
      <w:r w:rsidR="00C8449E" w:rsidRPr="00C8449E">
        <w:rPr>
          <w:rFonts w:ascii="微软雅黑" w:eastAsia="微软雅黑" w:hAnsi="微软雅黑" w:cs="Microsoft YaHei UI" w:hint="eastAsia"/>
          <w:bCs/>
          <w:noProof/>
          <w:color w:val="000000" w:themeColor="text1"/>
          <w:spacing w:val="12"/>
          <w:sz w:val="18"/>
          <w:szCs w:val="18"/>
        </w:rPr>
        <w:t>《死亡搁浅》最</w:t>
      </w:r>
      <w:r w:rsidR="003E2876">
        <w:rPr>
          <w:rFonts w:ascii="微软雅黑" w:eastAsia="微软雅黑" w:hAnsi="微软雅黑" w:cs="Microsoft YaHei UI" w:hint="eastAsia"/>
          <w:bCs/>
          <w:noProof/>
          <w:color w:val="000000" w:themeColor="text1"/>
          <w:spacing w:val="12"/>
          <w:sz w:val="18"/>
          <w:szCs w:val="18"/>
        </w:rPr>
        <w:t>为</w:t>
      </w:r>
      <w:r w:rsidR="00C8449E" w:rsidRPr="00C8449E">
        <w:rPr>
          <w:rFonts w:ascii="微软雅黑" w:eastAsia="微软雅黑" w:hAnsi="微软雅黑" w:cs="Microsoft YaHei UI" w:hint="eastAsia"/>
          <w:bCs/>
          <w:noProof/>
          <w:color w:val="000000" w:themeColor="text1"/>
          <w:spacing w:val="12"/>
          <w:sz w:val="18"/>
          <w:szCs w:val="18"/>
        </w:rPr>
        <w:t>核心的魅力，恰恰藏在那些看似非</w:t>
      </w:r>
      <w:r w:rsidR="00997843">
        <w:rPr>
          <w:rFonts w:ascii="微软雅黑" w:eastAsia="微软雅黑" w:hAnsi="微软雅黑" w:cs="Microsoft YaHei UI" w:hint="eastAsia"/>
          <w:bCs/>
          <w:noProof/>
          <w:color w:val="000000" w:themeColor="text1"/>
          <w:spacing w:val="12"/>
          <w:sz w:val="18"/>
          <w:szCs w:val="18"/>
        </w:rPr>
        <w:t>关</w:t>
      </w:r>
      <w:r w:rsidR="00C8449E" w:rsidRPr="00C8449E">
        <w:rPr>
          <w:rFonts w:ascii="微软雅黑" w:eastAsia="微软雅黑" w:hAnsi="微软雅黑" w:cs="Microsoft YaHei UI" w:hint="eastAsia"/>
          <w:bCs/>
          <w:noProof/>
          <w:color w:val="000000" w:themeColor="text1"/>
          <w:spacing w:val="12"/>
          <w:sz w:val="18"/>
          <w:szCs w:val="18"/>
        </w:rPr>
        <w:t>战斗</w:t>
      </w:r>
      <w:r w:rsidR="00997843">
        <w:rPr>
          <w:rFonts w:ascii="微软雅黑" w:eastAsia="微软雅黑" w:hAnsi="微软雅黑" w:cs="Microsoft YaHei UI" w:hint="eastAsia"/>
          <w:bCs/>
          <w:noProof/>
          <w:color w:val="000000" w:themeColor="text1"/>
          <w:spacing w:val="12"/>
          <w:sz w:val="18"/>
          <w:szCs w:val="18"/>
        </w:rPr>
        <w:t>的</w:t>
      </w:r>
      <w:r w:rsidR="00C8449E" w:rsidRPr="00C8449E">
        <w:rPr>
          <w:rFonts w:ascii="微软雅黑" w:eastAsia="微软雅黑" w:hAnsi="微软雅黑" w:cs="Microsoft YaHei UI" w:hint="eastAsia"/>
          <w:bCs/>
          <w:noProof/>
          <w:color w:val="000000" w:themeColor="text1"/>
          <w:spacing w:val="12"/>
          <w:sz w:val="18"/>
          <w:szCs w:val="18"/>
        </w:rPr>
        <w:t>环节里。当玩家</w:t>
      </w:r>
      <w:r w:rsidR="00C8449E">
        <w:rPr>
          <w:rFonts w:ascii="微软雅黑" w:eastAsia="微软雅黑" w:hAnsi="微软雅黑" w:cs="Microsoft YaHei UI" w:hint="eastAsia"/>
          <w:bCs/>
          <w:noProof/>
          <w:color w:val="000000" w:themeColor="text1"/>
          <w:spacing w:val="12"/>
          <w:sz w:val="18"/>
          <w:szCs w:val="18"/>
        </w:rPr>
        <w:t>通过经验与使用工具</w:t>
      </w:r>
      <w:r w:rsidR="00C8449E" w:rsidRPr="00C8449E">
        <w:rPr>
          <w:rFonts w:ascii="微软雅黑" w:eastAsia="微软雅黑" w:hAnsi="微软雅黑" w:cs="Microsoft YaHei UI" w:hint="eastAsia"/>
          <w:bCs/>
          <w:noProof/>
          <w:color w:val="000000" w:themeColor="text1"/>
          <w:spacing w:val="12"/>
          <w:sz w:val="18"/>
          <w:szCs w:val="18"/>
        </w:rPr>
        <w:t>与陡峭岩壁搏斗、在暴风雪中校准</w:t>
      </w:r>
      <w:r w:rsidR="00C8449E">
        <w:rPr>
          <w:rFonts w:ascii="微软雅黑" w:eastAsia="微软雅黑" w:hAnsi="微软雅黑" w:cs="Microsoft YaHei UI" w:hint="eastAsia"/>
          <w:bCs/>
          <w:noProof/>
          <w:color w:val="000000" w:themeColor="text1"/>
          <w:spacing w:val="12"/>
          <w:sz w:val="18"/>
          <w:szCs w:val="18"/>
        </w:rPr>
        <w:t>方向</w:t>
      </w:r>
      <w:r w:rsidR="00997843">
        <w:rPr>
          <w:rFonts w:ascii="微软雅黑" w:eastAsia="微软雅黑" w:hAnsi="微软雅黑" w:cs="Microsoft YaHei UI" w:hint="eastAsia"/>
          <w:bCs/>
          <w:noProof/>
          <w:color w:val="000000" w:themeColor="text1"/>
          <w:spacing w:val="12"/>
          <w:sz w:val="18"/>
          <w:szCs w:val="18"/>
        </w:rPr>
        <w:t>、</w:t>
      </w:r>
      <w:r w:rsidR="00C8449E">
        <w:rPr>
          <w:rFonts w:ascii="微软雅黑" w:eastAsia="微软雅黑" w:hAnsi="微软雅黑" w:cs="Microsoft YaHei UI" w:hint="eastAsia"/>
          <w:bCs/>
          <w:noProof/>
          <w:color w:val="000000" w:themeColor="text1"/>
          <w:spacing w:val="12"/>
          <w:sz w:val="18"/>
          <w:szCs w:val="18"/>
        </w:rPr>
        <w:t>保持</w:t>
      </w:r>
      <w:r w:rsidR="00997843">
        <w:rPr>
          <w:rFonts w:ascii="微软雅黑" w:eastAsia="微软雅黑" w:hAnsi="微软雅黑" w:cs="Microsoft YaHei UI" w:hint="eastAsia"/>
          <w:bCs/>
          <w:noProof/>
          <w:color w:val="000000" w:themeColor="text1"/>
          <w:spacing w:val="12"/>
          <w:sz w:val="18"/>
          <w:szCs w:val="18"/>
        </w:rPr>
        <w:t>身体</w:t>
      </w:r>
      <w:r w:rsidR="00C8449E" w:rsidRPr="00C8449E">
        <w:rPr>
          <w:rFonts w:ascii="微软雅黑" w:eastAsia="微软雅黑" w:hAnsi="微软雅黑" w:cs="Microsoft YaHei UI" w:hint="eastAsia"/>
          <w:bCs/>
          <w:noProof/>
          <w:color w:val="000000" w:themeColor="text1"/>
          <w:spacing w:val="12"/>
          <w:sz w:val="18"/>
          <w:szCs w:val="18"/>
        </w:rPr>
        <w:t>平衡</w:t>
      </w:r>
      <w:r w:rsidR="00997843">
        <w:rPr>
          <w:rFonts w:ascii="微软雅黑" w:eastAsia="微软雅黑" w:hAnsi="微软雅黑" w:cs="Microsoft YaHei UI" w:hint="eastAsia"/>
          <w:bCs/>
          <w:noProof/>
          <w:color w:val="000000" w:themeColor="text1"/>
          <w:spacing w:val="12"/>
          <w:sz w:val="18"/>
          <w:szCs w:val="18"/>
        </w:rPr>
        <w:t>与维持</w:t>
      </w:r>
      <w:r w:rsidR="003319DA">
        <w:rPr>
          <w:rFonts w:ascii="微软雅黑" w:eastAsia="微软雅黑" w:hAnsi="微软雅黑" w:cs="Microsoft YaHei UI" w:hint="eastAsia"/>
          <w:bCs/>
          <w:noProof/>
          <w:color w:val="000000" w:themeColor="text1"/>
          <w:spacing w:val="12"/>
          <w:sz w:val="18"/>
          <w:szCs w:val="18"/>
        </w:rPr>
        <w:t>体温</w:t>
      </w:r>
      <w:r w:rsidR="00C8449E" w:rsidRPr="00C8449E">
        <w:rPr>
          <w:rFonts w:ascii="微软雅黑" w:eastAsia="微软雅黑" w:hAnsi="微软雅黑" w:cs="Microsoft YaHei UI" w:hint="eastAsia"/>
          <w:bCs/>
          <w:noProof/>
          <w:color w:val="000000" w:themeColor="text1"/>
          <w:spacing w:val="12"/>
          <w:sz w:val="18"/>
          <w:szCs w:val="18"/>
        </w:rPr>
        <w:t>、甚至为跨过一道</w:t>
      </w:r>
      <w:r w:rsidR="00C454ED">
        <w:rPr>
          <w:rFonts w:ascii="微软雅黑" w:eastAsia="微软雅黑" w:hAnsi="微软雅黑" w:cs="Microsoft YaHei UI" w:hint="eastAsia"/>
          <w:bCs/>
          <w:noProof/>
          <w:color w:val="000000" w:themeColor="text1"/>
          <w:spacing w:val="12"/>
          <w:sz w:val="18"/>
          <w:szCs w:val="18"/>
        </w:rPr>
        <w:t>崎岖的地貌</w:t>
      </w:r>
      <w:r w:rsidR="00C8449E" w:rsidRPr="00C8449E">
        <w:rPr>
          <w:rFonts w:ascii="微软雅黑" w:eastAsia="微软雅黑" w:hAnsi="微软雅黑" w:cs="Microsoft YaHei UI" w:hint="eastAsia"/>
          <w:bCs/>
          <w:noProof/>
          <w:color w:val="000000" w:themeColor="text1"/>
          <w:spacing w:val="12"/>
          <w:sz w:val="18"/>
          <w:szCs w:val="18"/>
        </w:rPr>
        <w:t>反复</w:t>
      </w:r>
      <w:r w:rsidR="00C454ED">
        <w:rPr>
          <w:rFonts w:ascii="微软雅黑" w:eastAsia="微软雅黑" w:hAnsi="微软雅黑" w:cs="Microsoft YaHei UI" w:hint="eastAsia"/>
          <w:bCs/>
          <w:noProof/>
          <w:color w:val="000000" w:themeColor="text1"/>
          <w:spacing w:val="12"/>
          <w:sz w:val="18"/>
          <w:szCs w:val="18"/>
        </w:rPr>
        <w:t>调整卡车的方向</w:t>
      </w:r>
      <w:r w:rsidR="00C8449E" w:rsidRPr="00C8449E">
        <w:rPr>
          <w:rFonts w:ascii="微软雅黑" w:eastAsia="微软雅黑" w:hAnsi="微软雅黑" w:cs="Microsoft YaHei UI" w:hint="eastAsia"/>
          <w:bCs/>
          <w:noProof/>
          <w:color w:val="000000" w:themeColor="text1"/>
          <w:spacing w:val="12"/>
          <w:sz w:val="18"/>
          <w:szCs w:val="18"/>
        </w:rPr>
        <w:t>，</w:t>
      </w:r>
      <w:r w:rsidR="003319DA">
        <w:rPr>
          <w:rFonts w:ascii="微软雅黑" w:eastAsia="微软雅黑" w:hAnsi="微软雅黑" w:cs="Microsoft YaHei UI" w:hint="eastAsia"/>
          <w:bCs/>
          <w:noProof/>
          <w:color w:val="000000" w:themeColor="text1"/>
          <w:spacing w:val="12"/>
          <w:sz w:val="18"/>
          <w:szCs w:val="18"/>
        </w:rPr>
        <w:t>在</w:t>
      </w:r>
      <w:r w:rsidR="003E2876">
        <w:rPr>
          <w:rFonts w:ascii="微软雅黑" w:eastAsia="微软雅黑" w:hAnsi="微软雅黑" w:cs="Microsoft YaHei UI" w:hint="eastAsia"/>
          <w:bCs/>
          <w:noProof/>
          <w:color w:val="000000" w:themeColor="text1"/>
          <w:spacing w:val="12"/>
          <w:sz w:val="18"/>
          <w:szCs w:val="18"/>
        </w:rPr>
        <w:t>这些</w:t>
      </w:r>
      <w:r w:rsidR="003319DA">
        <w:rPr>
          <w:rFonts w:ascii="微软雅黑" w:eastAsia="微软雅黑" w:hAnsi="微软雅黑" w:cs="Microsoft YaHei UI" w:hint="eastAsia"/>
          <w:bCs/>
          <w:noProof/>
          <w:color w:val="000000" w:themeColor="text1"/>
          <w:spacing w:val="12"/>
          <w:sz w:val="18"/>
          <w:szCs w:val="18"/>
        </w:rPr>
        <w:t>漫长而</w:t>
      </w:r>
      <w:r w:rsidR="003E2876">
        <w:rPr>
          <w:rFonts w:ascii="微软雅黑" w:eastAsia="微软雅黑" w:hAnsi="微软雅黑" w:cs="Microsoft YaHei UI" w:hint="eastAsia"/>
          <w:bCs/>
          <w:noProof/>
          <w:color w:val="000000" w:themeColor="text1"/>
          <w:spacing w:val="12"/>
          <w:sz w:val="18"/>
          <w:szCs w:val="18"/>
        </w:rPr>
        <w:t>充满险阻</w:t>
      </w:r>
      <w:r w:rsidR="003319DA">
        <w:rPr>
          <w:rFonts w:ascii="微软雅黑" w:eastAsia="微软雅黑" w:hAnsi="微软雅黑" w:cs="Microsoft YaHei UI" w:hint="eastAsia"/>
          <w:bCs/>
          <w:noProof/>
          <w:color w:val="000000" w:themeColor="text1"/>
          <w:spacing w:val="12"/>
          <w:sz w:val="18"/>
          <w:szCs w:val="18"/>
        </w:rPr>
        <w:t>的步行中</w:t>
      </w:r>
      <w:r w:rsidR="003E2876">
        <w:rPr>
          <w:rFonts w:ascii="微软雅黑" w:eastAsia="微软雅黑" w:hAnsi="微软雅黑" w:cs="Microsoft YaHei UI" w:hint="eastAsia"/>
          <w:bCs/>
          <w:noProof/>
          <w:color w:val="000000" w:themeColor="text1"/>
          <w:spacing w:val="12"/>
          <w:sz w:val="18"/>
          <w:szCs w:val="18"/>
        </w:rPr>
        <w:t>，游戏所打造</w:t>
      </w:r>
      <w:r w:rsidR="00C8449E" w:rsidRPr="00C8449E">
        <w:rPr>
          <w:rFonts w:ascii="微软雅黑" w:eastAsia="微软雅黑" w:hAnsi="微软雅黑" w:cs="Microsoft YaHei UI" w:hint="eastAsia"/>
          <w:bCs/>
          <w:noProof/>
          <w:color w:val="000000" w:themeColor="text1"/>
          <w:spacing w:val="12"/>
          <w:sz w:val="18"/>
          <w:szCs w:val="18"/>
        </w:rPr>
        <w:t>出的沉浸感是</w:t>
      </w:r>
      <w:r w:rsidR="00F27727">
        <w:rPr>
          <w:rFonts w:ascii="微软雅黑" w:eastAsia="微软雅黑" w:hAnsi="微软雅黑" w:cs="Microsoft YaHei UI" w:hint="eastAsia"/>
          <w:bCs/>
          <w:noProof/>
          <w:color w:val="000000" w:themeColor="text1"/>
          <w:spacing w:val="12"/>
          <w:sz w:val="18"/>
          <w:szCs w:val="18"/>
        </w:rPr>
        <w:t>单纯的</w:t>
      </w:r>
      <w:r w:rsidR="00C8449E" w:rsidRPr="00C8449E">
        <w:rPr>
          <w:rFonts w:ascii="微软雅黑" w:eastAsia="微软雅黑" w:hAnsi="微软雅黑" w:cs="Microsoft YaHei UI" w:hint="eastAsia"/>
          <w:bCs/>
          <w:noProof/>
          <w:color w:val="000000" w:themeColor="text1"/>
          <w:spacing w:val="12"/>
          <w:sz w:val="18"/>
          <w:szCs w:val="18"/>
        </w:rPr>
        <w:t>枪械射击</w:t>
      </w:r>
      <w:r w:rsidR="00F27727">
        <w:rPr>
          <w:rFonts w:ascii="微软雅黑" w:eastAsia="微软雅黑" w:hAnsi="微软雅黑" w:cs="Microsoft YaHei UI" w:hint="eastAsia"/>
          <w:bCs/>
          <w:noProof/>
          <w:color w:val="000000" w:themeColor="text1"/>
          <w:spacing w:val="12"/>
          <w:sz w:val="18"/>
          <w:szCs w:val="18"/>
        </w:rPr>
        <w:t>战斗</w:t>
      </w:r>
      <w:r w:rsidR="00C8449E" w:rsidRPr="00C8449E">
        <w:rPr>
          <w:rFonts w:ascii="微软雅黑" w:eastAsia="微软雅黑" w:hAnsi="微软雅黑" w:cs="Microsoft YaHei UI" w:hint="eastAsia"/>
          <w:bCs/>
          <w:noProof/>
          <w:color w:val="000000" w:themeColor="text1"/>
          <w:spacing w:val="12"/>
          <w:sz w:val="18"/>
          <w:szCs w:val="18"/>
        </w:rPr>
        <w:t>或BOSS战难以企及的。诚然战斗系统和过场</w:t>
      </w:r>
      <w:r w:rsidR="00F27727">
        <w:rPr>
          <w:rFonts w:ascii="微软雅黑" w:eastAsia="微软雅黑" w:hAnsi="微软雅黑" w:cs="Microsoft YaHei UI" w:hint="eastAsia"/>
          <w:bCs/>
          <w:noProof/>
          <w:color w:val="000000" w:themeColor="text1"/>
          <w:spacing w:val="12"/>
          <w:sz w:val="18"/>
          <w:szCs w:val="18"/>
        </w:rPr>
        <w:t>影片</w:t>
      </w:r>
      <w:r w:rsidR="00C8449E" w:rsidRPr="00C8449E">
        <w:rPr>
          <w:rFonts w:ascii="微软雅黑" w:eastAsia="微软雅黑" w:hAnsi="微软雅黑" w:cs="Microsoft YaHei UI" w:hint="eastAsia"/>
          <w:bCs/>
          <w:noProof/>
          <w:color w:val="000000" w:themeColor="text1"/>
          <w:spacing w:val="12"/>
          <w:sz w:val="18"/>
          <w:szCs w:val="18"/>
        </w:rPr>
        <w:t>构成了</w:t>
      </w:r>
      <w:r w:rsidR="00F27727">
        <w:rPr>
          <w:rFonts w:ascii="微软雅黑" w:eastAsia="微软雅黑" w:hAnsi="微软雅黑" w:cs="Microsoft YaHei UI" w:hint="eastAsia"/>
          <w:bCs/>
          <w:noProof/>
          <w:color w:val="000000" w:themeColor="text1"/>
          <w:spacing w:val="12"/>
          <w:sz w:val="18"/>
          <w:szCs w:val="18"/>
        </w:rPr>
        <w:t>《死亡搁浅》的</w:t>
      </w:r>
      <w:r w:rsidR="00C8449E" w:rsidRPr="00C8449E">
        <w:rPr>
          <w:rFonts w:ascii="微软雅黑" w:eastAsia="微软雅黑" w:hAnsi="微软雅黑" w:cs="Microsoft YaHei UI" w:hint="eastAsia"/>
          <w:bCs/>
          <w:noProof/>
          <w:color w:val="000000" w:themeColor="text1"/>
          <w:spacing w:val="12"/>
          <w:sz w:val="18"/>
          <w:szCs w:val="18"/>
        </w:rPr>
        <w:t>叙事骨架，</w:t>
      </w:r>
      <w:r w:rsidR="00CA765F">
        <w:rPr>
          <w:rFonts w:ascii="微软雅黑" w:eastAsia="微软雅黑" w:hAnsi="微软雅黑" w:cs="Microsoft YaHei UI" w:hint="eastAsia"/>
          <w:bCs/>
          <w:noProof/>
          <w:color w:val="000000" w:themeColor="text1"/>
          <w:spacing w:val="12"/>
          <w:sz w:val="18"/>
          <w:szCs w:val="18"/>
        </w:rPr>
        <w:t>为了达成全成就我也不得不在最高难度</w:t>
      </w:r>
      <w:r w:rsidR="0013439A">
        <w:rPr>
          <w:rFonts w:ascii="微软雅黑" w:eastAsia="微软雅黑" w:hAnsi="微软雅黑" w:cs="Microsoft YaHei UI" w:hint="eastAsia"/>
          <w:bCs/>
          <w:noProof/>
          <w:color w:val="000000" w:themeColor="text1"/>
          <w:spacing w:val="12"/>
          <w:sz w:val="18"/>
          <w:szCs w:val="18"/>
        </w:rPr>
        <w:t>下，</w:t>
      </w:r>
      <w:r w:rsidR="0098013B">
        <w:rPr>
          <w:rFonts w:ascii="微软雅黑" w:eastAsia="微软雅黑" w:hAnsi="微软雅黑" w:cs="Microsoft YaHei UI" w:hint="eastAsia"/>
          <w:bCs/>
          <w:noProof/>
          <w:color w:val="000000" w:themeColor="text1"/>
          <w:spacing w:val="12"/>
          <w:sz w:val="18"/>
          <w:szCs w:val="18"/>
        </w:rPr>
        <w:t>被迫</w:t>
      </w:r>
      <w:r w:rsidR="00CA765F">
        <w:rPr>
          <w:rFonts w:ascii="微软雅黑" w:eastAsia="微软雅黑" w:hAnsi="微软雅黑" w:cs="Microsoft YaHei UI" w:hint="eastAsia"/>
          <w:bCs/>
          <w:noProof/>
          <w:color w:val="000000" w:themeColor="text1"/>
          <w:spacing w:val="12"/>
          <w:sz w:val="18"/>
          <w:szCs w:val="18"/>
        </w:rPr>
        <w:t>拿起</w:t>
      </w:r>
      <w:r w:rsidR="000E2432">
        <w:rPr>
          <w:rFonts w:ascii="微软雅黑" w:eastAsia="微软雅黑" w:hAnsi="微软雅黑" w:cs="Microsoft YaHei UI" w:hint="eastAsia"/>
          <w:bCs/>
          <w:noProof/>
          <w:color w:val="000000" w:themeColor="text1"/>
          <w:spacing w:val="12"/>
          <w:sz w:val="18"/>
          <w:szCs w:val="18"/>
        </w:rPr>
        <w:t>霰弹枪与手榴</w:t>
      </w:r>
      <w:r w:rsidR="000E2432">
        <w:rPr>
          <w:rFonts w:ascii="微软雅黑" w:eastAsia="微软雅黑" w:hAnsi="微软雅黑" w:cs="Microsoft YaHei UI" w:hint="eastAsia"/>
          <w:bCs/>
          <w:noProof/>
          <w:color w:val="000000" w:themeColor="text1"/>
          <w:spacing w:val="12"/>
          <w:sz w:val="18"/>
          <w:szCs w:val="18"/>
        </w:rPr>
        <w:lastRenderedPageBreak/>
        <w:t>弹与BT正面交锋</w:t>
      </w:r>
      <w:r w:rsidR="00617DE5">
        <w:rPr>
          <w:rFonts w:ascii="微软雅黑" w:eastAsia="微软雅黑" w:hAnsi="微软雅黑" w:cs="Microsoft YaHei UI" w:hint="eastAsia"/>
          <w:bCs/>
          <w:noProof/>
          <w:color w:val="000000" w:themeColor="text1"/>
          <w:spacing w:val="12"/>
          <w:sz w:val="18"/>
          <w:szCs w:val="18"/>
        </w:rPr>
        <w:t>，</w:t>
      </w:r>
      <w:r w:rsidR="00B57541">
        <w:rPr>
          <w:rFonts w:ascii="微软雅黑" w:eastAsia="微软雅黑" w:hAnsi="微软雅黑" w:cs="Microsoft YaHei UI" w:hint="eastAsia"/>
          <w:bCs/>
          <w:noProof/>
          <w:color w:val="000000" w:themeColor="text1"/>
          <w:spacing w:val="12"/>
          <w:sz w:val="18"/>
          <w:szCs w:val="18"/>
        </w:rPr>
        <w:t>速通“开罗尔</w:t>
      </w:r>
      <w:r w:rsidR="001656DA">
        <w:rPr>
          <w:rFonts w:ascii="微软雅黑" w:eastAsia="微软雅黑" w:hAnsi="微软雅黑" w:cs="Microsoft YaHei UI" w:hint="eastAsia"/>
          <w:bCs/>
          <w:noProof/>
          <w:color w:val="000000" w:themeColor="text1"/>
          <w:spacing w:val="12"/>
          <w:sz w:val="18"/>
          <w:szCs w:val="18"/>
        </w:rPr>
        <w:t>晶体</w:t>
      </w:r>
      <w:r w:rsidR="00B57541">
        <w:rPr>
          <w:rFonts w:ascii="微软雅黑" w:eastAsia="微软雅黑" w:hAnsi="微软雅黑" w:cs="Microsoft YaHei UI" w:hint="eastAsia"/>
          <w:bCs/>
          <w:noProof/>
          <w:color w:val="000000" w:themeColor="text1"/>
          <w:spacing w:val="12"/>
          <w:sz w:val="18"/>
          <w:szCs w:val="18"/>
        </w:rPr>
        <w:t>豪劫-气势汹汹”</w:t>
      </w:r>
      <w:r w:rsidR="001656DA">
        <w:rPr>
          <w:rFonts w:ascii="微软雅黑" w:eastAsia="微软雅黑" w:hAnsi="微软雅黑" w:cs="Microsoft YaHei UI" w:hint="eastAsia"/>
          <w:bCs/>
          <w:noProof/>
          <w:color w:val="000000" w:themeColor="text1"/>
          <w:spacing w:val="12"/>
          <w:sz w:val="18"/>
          <w:szCs w:val="18"/>
        </w:rPr>
        <w:t>分红关</w:t>
      </w:r>
      <w:r w:rsidR="00B57541">
        <w:rPr>
          <w:rFonts w:ascii="微软雅黑" w:eastAsia="微软雅黑" w:hAnsi="微软雅黑" w:cs="Microsoft YaHei UI" w:hint="eastAsia"/>
          <w:bCs/>
          <w:noProof/>
          <w:color w:val="000000" w:themeColor="text1"/>
          <w:spacing w:val="12"/>
          <w:sz w:val="18"/>
          <w:szCs w:val="18"/>
        </w:rPr>
        <w:t>；</w:t>
      </w:r>
      <w:r w:rsidR="0013439A">
        <w:rPr>
          <w:rFonts w:ascii="微软雅黑" w:eastAsia="微软雅黑" w:hAnsi="微软雅黑" w:cs="Microsoft YaHei UI" w:hint="eastAsia"/>
          <w:bCs/>
          <w:noProof/>
          <w:color w:val="000000" w:themeColor="text1"/>
          <w:spacing w:val="12"/>
          <w:sz w:val="18"/>
          <w:szCs w:val="18"/>
        </w:rPr>
        <w:t>或使用烟雾道具引开米尔人来一场声东击西的</w:t>
      </w:r>
      <w:r w:rsidR="00C2579E">
        <w:rPr>
          <w:rFonts w:ascii="微软雅黑" w:eastAsia="微软雅黑" w:hAnsi="微软雅黑" w:cs="Microsoft YaHei UI" w:hint="eastAsia"/>
          <w:bCs/>
          <w:noProof/>
          <w:color w:val="000000" w:themeColor="text1"/>
          <w:spacing w:val="12"/>
          <w:sz w:val="18"/>
          <w:szCs w:val="18"/>
        </w:rPr>
        <w:t>“营地豪劫-</w:t>
      </w:r>
      <w:r w:rsidR="006510A5">
        <w:rPr>
          <w:rFonts w:ascii="微软雅黑" w:eastAsia="微软雅黑" w:hAnsi="微软雅黑" w:cs="Microsoft YaHei UI" w:hint="eastAsia"/>
          <w:bCs/>
          <w:noProof/>
          <w:color w:val="000000" w:themeColor="text1"/>
          <w:spacing w:val="12"/>
          <w:sz w:val="18"/>
          <w:szCs w:val="18"/>
        </w:rPr>
        <w:t>兵不厌诈</w:t>
      </w:r>
      <w:r w:rsidR="00C2579E">
        <w:rPr>
          <w:rFonts w:ascii="微软雅黑" w:eastAsia="微软雅黑" w:hAnsi="微软雅黑" w:cs="Microsoft YaHei UI" w:hint="eastAsia"/>
          <w:bCs/>
          <w:noProof/>
          <w:color w:val="000000" w:themeColor="text1"/>
          <w:spacing w:val="12"/>
          <w:sz w:val="18"/>
          <w:szCs w:val="18"/>
        </w:rPr>
        <w:t>”</w:t>
      </w:r>
      <w:r w:rsidR="005260B7">
        <w:rPr>
          <w:rFonts w:ascii="微软雅黑" w:eastAsia="微软雅黑" w:hAnsi="微软雅黑" w:cs="Microsoft YaHei UI" w:hint="eastAsia"/>
          <w:bCs/>
          <w:noProof/>
          <w:color w:val="000000" w:themeColor="text1"/>
          <w:spacing w:val="12"/>
          <w:sz w:val="18"/>
          <w:szCs w:val="18"/>
        </w:rPr>
        <w:t>，</w:t>
      </w:r>
      <w:r w:rsidR="00C8449E" w:rsidRPr="00C8449E">
        <w:rPr>
          <w:rFonts w:ascii="微软雅黑" w:eastAsia="微软雅黑" w:hAnsi="微软雅黑" w:cs="Microsoft YaHei UI" w:hint="eastAsia"/>
          <w:bCs/>
          <w:noProof/>
          <w:color w:val="000000" w:themeColor="text1"/>
          <w:spacing w:val="12"/>
          <w:sz w:val="18"/>
          <w:szCs w:val="18"/>
        </w:rPr>
        <w:t>但</w:t>
      </w:r>
      <w:r w:rsidR="006510A5">
        <w:rPr>
          <w:rFonts w:ascii="微软雅黑" w:eastAsia="微软雅黑" w:hAnsi="微软雅黑" w:cs="Microsoft YaHei UI" w:hint="eastAsia"/>
          <w:bCs/>
          <w:noProof/>
          <w:color w:val="000000" w:themeColor="text1"/>
          <w:spacing w:val="12"/>
          <w:sz w:val="18"/>
          <w:szCs w:val="18"/>
        </w:rPr>
        <w:t>纵使</w:t>
      </w:r>
      <w:r w:rsidR="005260B7">
        <w:rPr>
          <w:rFonts w:ascii="微软雅黑" w:eastAsia="微软雅黑" w:hAnsi="微软雅黑" w:cs="Microsoft YaHei UI" w:hint="eastAsia"/>
          <w:bCs/>
          <w:noProof/>
          <w:color w:val="000000" w:themeColor="text1"/>
          <w:spacing w:val="12"/>
          <w:sz w:val="18"/>
          <w:szCs w:val="18"/>
        </w:rPr>
        <w:t>有着这些令人</w:t>
      </w:r>
      <w:r w:rsidR="00AE11C2" w:rsidRPr="00AE11C2">
        <w:rPr>
          <w:rFonts w:ascii="微软雅黑" w:eastAsia="微软雅黑" w:hAnsi="微软雅黑" w:cs="Microsoft YaHei UI" w:hint="eastAsia"/>
          <w:bCs/>
          <w:noProof/>
          <w:color w:val="000000" w:themeColor="text1"/>
          <w:spacing w:val="12"/>
          <w:sz w:val="18"/>
          <w:szCs w:val="18"/>
        </w:rPr>
        <w:t>血脉偾张</w:t>
      </w:r>
      <w:r w:rsidR="00AE11C2">
        <w:rPr>
          <w:rFonts w:ascii="微软雅黑" w:eastAsia="微软雅黑" w:hAnsi="微软雅黑" w:cs="Microsoft YaHei UI" w:hint="eastAsia"/>
          <w:bCs/>
          <w:noProof/>
          <w:color w:val="000000" w:themeColor="text1"/>
          <w:spacing w:val="12"/>
          <w:sz w:val="18"/>
          <w:szCs w:val="18"/>
        </w:rPr>
        <w:t>的要素，</w:t>
      </w:r>
      <w:r w:rsidR="00B532CD">
        <w:rPr>
          <w:rFonts w:ascii="微软雅黑" w:eastAsia="微软雅黑" w:hAnsi="微软雅黑" w:cs="Microsoft YaHei UI" w:hint="eastAsia"/>
          <w:bCs/>
          <w:noProof/>
          <w:color w:val="000000" w:themeColor="text1"/>
          <w:spacing w:val="12"/>
          <w:sz w:val="18"/>
          <w:szCs w:val="18"/>
        </w:rPr>
        <w:t>整个</w:t>
      </w:r>
      <w:r w:rsidR="000E2432">
        <w:rPr>
          <w:rFonts w:ascii="微软雅黑" w:eastAsia="微软雅黑" w:hAnsi="微软雅黑" w:cs="Microsoft YaHei UI" w:hint="eastAsia"/>
          <w:bCs/>
          <w:noProof/>
          <w:color w:val="000000" w:themeColor="text1"/>
          <w:spacing w:val="12"/>
          <w:sz w:val="18"/>
          <w:szCs w:val="18"/>
        </w:rPr>
        <w:t>游戏流程中</w:t>
      </w:r>
      <w:r w:rsidR="00C8449E" w:rsidRPr="00C8449E">
        <w:rPr>
          <w:rFonts w:ascii="微软雅黑" w:eastAsia="微软雅黑" w:hAnsi="微软雅黑" w:cs="Microsoft YaHei UI" w:hint="eastAsia"/>
          <w:bCs/>
          <w:noProof/>
          <w:color w:val="000000" w:themeColor="text1"/>
          <w:spacing w:val="12"/>
          <w:sz w:val="18"/>
          <w:szCs w:val="18"/>
        </w:rPr>
        <w:t>真正</w:t>
      </w:r>
      <w:r w:rsidR="00F27727">
        <w:rPr>
          <w:rFonts w:ascii="微软雅黑" w:eastAsia="微软雅黑" w:hAnsi="微软雅黑" w:cs="Microsoft YaHei UI" w:hint="eastAsia"/>
          <w:bCs/>
          <w:noProof/>
          <w:color w:val="000000" w:themeColor="text1"/>
          <w:spacing w:val="12"/>
          <w:sz w:val="18"/>
          <w:szCs w:val="18"/>
        </w:rPr>
        <w:t>令我</w:t>
      </w:r>
      <w:r w:rsidR="00C8449E" w:rsidRPr="00C8449E">
        <w:rPr>
          <w:rFonts w:ascii="微软雅黑" w:eastAsia="微软雅黑" w:hAnsi="微软雅黑" w:cs="Microsoft YaHei UI" w:hint="eastAsia"/>
          <w:bCs/>
          <w:noProof/>
          <w:color w:val="000000" w:themeColor="text1"/>
          <w:spacing w:val="12"/>
          <w:sz w:val="18"/>
          <w:szCs w:val="18"/>
        </w:rPr>
        <w:t>着迷的，始终是那片充满“恶意”</w:t>
      </w:r>
      <w:r w:rsidR="00B532CD">
        <w:rPr>
          <w:rFonts w:ascii="微软雅黑" w:eastAsia="微软雅黑" w:hAnsi="微软雅黑" w:cs="Microsoft YaHei UI" w:hint="eastAsia"/>
          <w:bCs/>
          <w:noProof/>
          <w:color w:val="000000" w:themeColor="text1"/>
          <w:spacing w:val="12"/>
          <w:sz w:val="18"/>
          <w:szCs w:val="18"/>
        </w:rPr>
        <w:t>并</w:t>
      </w:r>
      <w:r w:rsidR="000344A8">
        <w:rPr>
          <w:rFonts w:ascii="微软雅黑" w:eastAsia="微软雅黑" w:hAnsi="微软雅黑" w:cs="Microsoft YaHei UI" w:hint="eastAsia"/>
          <w:bCs/>
          <w:noProof/>
          <w:color w:val="000000" w:themeColor="text1"/>
          <w:spacing w:val="12"/>
          <w:sz w:val="18"/>
          <w:szCs w:val="18"/>
        </w:rPr>
        <w:t>毫无保留的</w:t>
      </w:r>
      <w:r w:rsidR="00CA765F">
        <w:rPr>
          <w:rFonts w:ascii="微软雅黑" w:eastAsia="微软雅黑" w:hAnsi="微软雅黑" w:cs="Microsoft YaHei UI" w:hint="eastAsia"/>
          <w:bCs/>
          <w:noProof/>
          <w:color w:val="000000" w:themeColor="text1"/>
          <w:spacing w:val="12"/>
          <w:sz w:val="18"/>
          <w:szCs w:val="18"/>
        </w:rPr>
        <w:t>荒原世界</w:t>
      </w:r>
      <w:r w:rsidR="00C8449E" w:rsidRPr="00C8449E">
        <w:rPr>
          <w:rFonts w:ascii="微软雅黑" w:eastAsia="微软雅黑" w:hAnsi="微软雅黑" w:cs="Microsoft YaHei UI" w:hint="eastAsia"/>
          <w:bCs/>
          <w:noProof/>
          <w:color w:val="000000" w:themeColor="text1"/>
          <w:spacing w:val="12"/>
          <w:sz w:val="18"/>
          <w:szCs w:val="18"/>
        </w:rPr>
        <w:t>——</w:t>
      </w:r>
      <w:r w:rsidR="00A8253F">
        <w:rPr>
          <w:rFonts w:ascii="微软雅黑" w:eastAsia="微软雅黑" w:hAnsi="微软雅黑" w:cs="Microsoft YaHei UI" w:hint="eastAsia"/>
          <w:bCs/>
          <w:noProof/>
          <w:color w:val="000000" w:themeColor="text1"/>
          <w:spacing w:val="12"/>
          <w:sz w:val="18"/>
          <w:szCs w:val="18"/>
        </w:rPr>
        <w:t>整</w:t>
      </w:r>
      <w:r w:rsidR="0068228D">
        <w:rPr>
          <w:rFonts w:ascii="微软雅黑" w:eastAsia="微软雅黑" w:hAnsi="微软雅黑" w:cs="Microsoft YaHei UI" w:hint="eastAsia"/>
          <w:bCs/>
          <w:noProof/>
          <w:color w:val="000000" w:themeColor="text1"/>
          <w:spacing w:val="12"/>
          <w:sz w:val="18"/>
          <w:szCs w:val="18"/>
        </w:rPr>
        <w:t>款</w:t>
      </w:r>
      <w:r w:rsidR="00A8253F">
        <w:rPr>
          <w:rFonts w:ascii="微软雅黑" w:eastAsia="微软雅黑" w:hAnsi="微软雅黑" w:cs="Microsoft YaHei UI" w:hint="eastAsia"/>
          <w:bCs/>
          <w:noProof/>
          <w:color w:val="000000" w:themeColor="text1"/>
          <w:spacing w:val="12"/>
          <w:sz w:val="18"/>
          <w:szCs w:val="18"/>
        </w:rPr>
        <w:t>游戏真正的冒险，其实就存在于</w:t>
      </w:r>
      <w:r w:rsidR="0068228D">
        <w:rPr>
          <w:rFonts w:ascii="微软雅黑" w:eastAsia="微软雅黑" w:hAnsi="微软雅黑" w:cs="Microsoft YaHei UI" w:hint="eastAsia"/>
          <w:bCs/>
          <w:noProof/>
          <w:color w:val="000000" w:themeColor="text1"/>
          <w:spacing w:val="12"/>
          <w:sz w:val="18"/>
          <w:szCs w:val="18"/>
        </w:rPr>
        <w:t>穿越</w:t>
      </w:r>
      <w:r w:rsidR="00A8253F">
        <w:rPr>
          <w:rFonts w:ascii="微软雅黑" w:eastAsia="微软雅黑" w:hAnsi="微软雅黑" w:cs="Microsoft YaHei UI" w:hint="eastAsia"/>
          <w:bCs/>
          <w:noProof/>
          <w:color w:val="000000" w:themeColor="text1"/>
          <w:spacing w:val="12"/>
          <w:sz w:val="18"/>
          <w:szCs w:val="18"/>
        </w:rPr>
        <w:t>荒原</w:t>
      </w:r>
      <w:r w:rsidR="00FA5A99">
        <w:rPr>
          <w:rFonts w:ascii="微软雅黑" w:eastAsia="微软雅黑" w:hAnsi="微软雅黑" w:cs="Microsoft YaHei UI" w:hint="eastAsia"/>
          <w:bCs/>
          <w:noProof/>
          <w:color w:val="000000" w:themeColor="text1"/>
          <w:spacing w:val="12"/>
          <w:sz w:val="18"/>
          <w:szCs w:val="18"/>
        </w:rPr>
        <w:t>的旅程</w:t>
      </w:r>
      <w:r w:rsidR="00A8253F">
        <w:rPr>
          <w:rFonts w:ascii="微软雅黑" w:eastAsia="微软雅黑" w:hAnsi="微软雅黑" w:cs="Microsoft YaHei UI" w:hint="eastAsia"/>
          <w:bCs/>
          <w:noProof/>
          <w:color w:val="000000" w:themeColor="text1"/>
          <w:spacing w:val="12"/>
          <w:sz w:val="18"/>
          <w:szCs w:val="18"/>
        </w:rPr>
        <w:t>本身</w:t>
      </w:r>
      <w:r w:rsidR="000344A8">
        <w:rPr>
          <w:rFonts w:ascii="微软雅黑" w:eastAsia="微软雅黑" w:hAnsi="微软雅黑" w:cs="Microsoft YaHei UI" w:hint="eastAsia"/>
          <w:bCs/>
          <w:noProof/>
          <w:color w:val="000000" w:themeColor="text1"/>
          <w:spacing w:val="12"/>
          <w:sz w:val="18"/>
          <w:szCs w:val="18"/>
        </w:rPr>
        <w:t>。</w:t>
      </w:r>
      <w:r w:rsidR="00A8253F">
        <w:rPr>
          <w:rFonts w:ascii="微软雅黑" w:eastAsia="微软雅黑" w:hAnsi="微软雅黑" w:cs="Microsoft YaHei UI" w:hint="eastAsia"/>
          <w:bCs/>
          <w:noProof/>
          <w:color w:val="000000" w:themeColor="text1"/>
          <w:spacing w:val="12"/>
          <w:sz w:val="18"/>
          <w:szCs w:val="18"/>
        </w:rPr>
        <w:t>就</w:t>
      </w:r>
      <w:r w:rsidR="000344A8">
        <w:rPr>
          <w:rFonts w:ascii="微软雅黑" w:eastAsia="微软雅黑" w:hAnsi="微软雅黑" w:cs="Microsoft YaHei UI" w:hint="eastAsia"/>
          <w:bCs/>
          <w:noProof/>
          <w:color w:val="000000" w:themeColor="text1"/>
          <w:spacing w:val="12"/>
          <w:sz w:val="18"/>
          <w:szCs w:val="18"/>
        </w:rPr>
        <w:t>宛若</w:t>
      </w:r>
      <w:r w:rsidR="00A8253F">
        <w:rPr>
          <w:rFonts w:ascii="微软雅黑" w:eastAsia="微软雅黑" w:hAnsi="微软雅黑" w:cs="Microsoft YaHei UI" w:hint="eastAsia"/>
          <w:bCs/>
          <w:noProof/>
          <w:color w:val="000000" w:themeColor="text1"/>
          <w:spacing w:val="12"/>
          <w:sz w:val="18"/>
          <w:szCs w:val="18"/>
        </w:rPr>
        <w:t>每个开放世界一样，游戏的大地图有着令人惊异</w:t>
      </w:r>
      <w:r w:rsidR="0068228D">
        <w:rPr>
          <w:rFonts w:ascii="微软雅黑" w:eastAsia="微软雅黑" w:hAnsi="微软雅黑" w:cs="Microsoft YaHei UI" w:hint="eastAsia"/>
          <w:bCs/>
          <w:noProof/>
          <w:color w:val="000000" w:themeColor="text1"/>
          <w:spacing w:val="12"/>
          <w:sz w:val="18"/>
          <w:szCs w:val="18"/>
        </w:rPr>
        <w:t>与着迷</w:t>
      </w:r>
      <w:r w:rsidR="00A8253F">
        <w:rPr>
          <w:rFonts w:ascii="微软雅黑" w:eastAsia="微软雅黑" w:hAnsi="微软雅黑" w:cs="Microsoft YaHei UI" w:hint="eastAsia"/>
          <w:bCs/>
          <w:noProof/>
          <w:color w:val="000000" w:themeColor="text1"/>
          <w:spacing w:val="12"/>
          <w:sz w:val="18"/>
          <w:szCs w:val="18"/>
        </w:rPr>
        <w:t>的宽广性</w:t>
      </w:r>
      <w:r w:rsidR="00AB723F">
        <w:rPr>
          <w:rFonts w:ascii="微软雅黑" w:eastAsia="微软雅黑" w:hAnsi="微软雅黑" w:cs="Microsoft YaHei UI" w:hint="eastAsia"/>
          <w:bCs/>
          <w:noProof/>
          <w:color w:val="000000" w:themeColor="text1"/>
          <w:spacing w:val="12"/>
          <w:sz w:val="18"/>
          <w:szCs w:val="18"/>
        </w:rPr>
        <w:t>——</w:t>
      </w:r>
      <w:r w:rsidR="00C8449E" w:rsidRPr="00C8449E">
        <w:rPr>
          <w:rFonts w:ascii="微软雅黑" w:eastAsia="微软雅黑" w:hAnsi="微软雅黑" w:cs="Microsoft YaHei UI" w:hint="eastAsia"/>
          <w:bCs/>
          <w:noProof/>
          <w:color w:val="000000" w:themeColor="text1"/>
          <w:spacing w:val="12"/>
          <w:sz w:val="18"/>
          <w:szCs w:val="18"/>
        </w:rPr>
        <w:t>湿滑的岩石、暗涌的</w:t>
      </w:r>
      <w:r w:rsidR="00E669DA">
        <w:rPr>
          <w:rFonts w:ascii="微软雅黑" w:eastAsia="微软雅黑" w:hAnsi="微软雅黑" w:cs="Microsoft YaHei UI" w:hint="eastAsia"/>
          <w:bCs/>
          <w:noProof/>
          <w:color w:val="000000" w:themeColor="text1"/>
          <w:spacing w:val="12"/>
          <w:sz w:val="18"/>
          <w:szCs w:val="18"/>
        </w:rPr>
        <w:t>河水</w:t>
      </w:r>
      <w:r w:rsidR="00C8449E" w:rsidRPr="00C8449E">
        <w:rPr>
          <w:rFonts w:ascii="微软雅黑" w:eastAsia="微软雅黑" w:hAnsi="微软雅黑" w:cs="Microsoft YaHei UI" w:hint="eastAsia"/>
          <w:bCs/>
          <w:noProof/>
          <w:color w:val="000000" w:themeColor="text1"/>
          <w:spacing w:val="12"/>
          <w:sz w:val="18"/>
          <w:szCs w:val="18"/>
        </w:rPr>
        <w:t>、</w:t>
      </w:r>
      <w:r w:rsidR="00E669DA">
        <w:rPr>
          <w:rFonts w:ascii="微软雅黑" w:eastAsia="微软雅黑" w:hAnsi="微软雅黑" w:cs="Microsoft YaHei UI" w:hint="eastAsia"/>
          <w:bCs/>
          <w:noProof/>
          <w:color w:val="000000" w:themeColor="text1"/>
          <w:spacing w:val="12"/>
          <w:sz w:val="18"/>
          <w:szCs w:val="18"/>
        </w:rPr>
        <w:t>雪山斜坡的</w:t>
      </w:r>
      <w:r w:rsidR="00CA765F">
        <w:rPr>
          <w:rFonts w:ascii="微软雅黑" w:eastAsia="微软雅黑" w:hAnsi="微软雅黑" w:cs="Microsoft YaHei UI" w:hint="eastAsia"/>
          <w:bCs/>
          <w:noProof/>
          <w:color w:val="000000" w:themeColor="text1"/>
          <w:spacing w:val="12"/>
          <w:sz w:val="18"/>
          <w:szCs w:val="18"/>
        </w:rPr>
        <w:t>角度</w:t>
      </w:r>
      <w:r w:rsidR="00C8449E" w:rsidRPr="00C8449E">
        <w:rPr>
          <w:rFonts w:ascii="微软雅黑" w:eastAsia="微软雅黑" w:hAnsi="微软雅黑" w:cs="Microsoft YaHei UI" w:hint="eastAsia"/>
          <w:bCs/>
          <w:noProof/>
          <w:color w:val="000000" w:themeColor="text1"/>
          <w:spacing w:val="12"/>
          <w:sz w:val="18"/>
          <w:szCs w:val="18"/>
        </w:rPr>
        <w:t>，这些地貌元素以惊人的密度交织成天然障碍场。与其说这是一款关于</w:t>
      </w:r>
      <w:r w:rsidR="0068228D">
        <w:rPr>
          <w:rFonts w:ascii="微软雅黑" w:eastAsia="微软雅黑" w:hAnsi="微软雅黑" w:cs="Microsoft YaHei UI" w:hint="eastAsia"/>
          <w:bCs/>
          <w:noProof/>
          <w:color w:val="000000" w:themeColor="text1"/>
          <w:spacing w:val="12"/>
          <w:sz w:val="18"/>
          <w:szCs w:val="18"/>
        </w:rPr>
        <w:t>送快递</w:t>
      </w:r>
      <w:r w:rsidR="00C8449E" w:rsidRPr="00C8449E">
        <w:rPr>
          <w:rFonts w:ascii="微软雅黑" w:eastAsia="微软雅黑" w:hAnsi="微软雅黑" w:cs="Microsoft YaHei UI" w:hint="eastAsia"/>
          <w:bCs/>
          <w:noProof/>
          <w:color w:val="000000" w:themeColor="text1"/>
          <w:spacing w:val="12"/>
          <w:sz w:val="18"/>
          <w:szCs w:val="18"/>
        </w:rPr>
        <w:t>的游戏，不如说它完成了一场反向设计实验：让自然环境本身成为最具压迫感的</w:t>
      </w:r>
      <w:r w:rsidR="0038651F">
        <w:rPr>
          <w:rFonts w:ascii="微软雅黑" w:eastAsia="微软雅黑" w:hAnsi="微软雅黑" w:cs="Microsoft YaHei UI" w:hint="eastAsia"/>
          <w:bCs/>
          <w:noProof/>
          <w:color w:val="000000" w:themeColor="text1"/>
          <w:spacing w:val="12"/>
          <w:sz w:val="18"/>
          <w:szCs w:val="18"/>
        </w:rPr>
        <w:t>战场</w:t>
      </w:r>
      <w:r w:rsidR="00C3771A">
        <w:rPr>
          <w:rFonts w:ascii="微软雅黑" w:eastAsia="微软雅黑" w:hAnsi="微软雅黑" w:cs="Microsoft YaHei UI" w:hint="eastAsia"/>
          <w:bCs/>
          <w:noProof/>
          <w:color w:val="000000" w:themeColor="text1"/>
          <w:spacing w:val="12"/>
          <w:sz w:val="18"/>
          <w:szCs w:val="18"/>
        </w:rPr>
        <w:t>。</w:t>
      </w:r>
      <w:r w:rsidR="00806E1A">
        <w:rPr>
          <w:rFonts w:ascii="微软雅黑" w:eastAsia="微软雅黑" w:hAnsi="微软雅黑" w:cs="Microsoft YaHei UI" w:hint="eastAsia"/>
          <w:bCs/>
          <w:noProof/>
          <w:color w:val="000000" w:themeColor="text1"/>
          <w:spacing w:val="12"/>
          <w:sz w:val="18"/>
          <w:szCs w:val="18"/>
        </w:rPr>
        <w:t>玩家</w:t>
      </w:r>
      <w:r w:rsidR="00FB2AE5">
        <w:rPr>
          <w:rFonts w:ascii="微软雅黑" w:eastAsia="微软雅黑" w:hAnsi="微软雅黑" w:cs="Microsoft YaHei UI" w:hint="eastAsia"/>
          <w:bCs/>
          <w:noProof/>
          <w:color w:val="000000" w:themeColor="text1"/>
          <w:spacing w:val="12"/>
          <w:sz w:val="18"/>
          <w:szCs w:val="18"/>
        </w:rPr>
        <w:t>需</w:t>
      </w:r>
      <w:r w:rsidR="002929A0">
        <w:rPr>
          <w:rFonts w:ascii="微软雅黑" w:eastAsia="微软雅黑" w:hAnsi="微软雅黑" w:cs="Microsoft YaHei UI" w:hint="eastAsia"/>
          <w:bCs/>
          <w:noProof/>
          <w:color w:val="000000" w:themeColor="text1"/>
          <w:spacing w:val="12"/>
          <w:sz w:val="18"/>
          <w:szCs w:val="18"/>
        </w:rPr>
        <w:t>不时</w:t>
      </w:r>
      <w:r w:rsidR="00FB2AE5">
        <w:rPr>
          <w:rFonts w:ascii="微软雅黑" w:eastAsia="微软雅黑" w:hAnsi="微软雅黑" w:cs="Microsoft YaHei UI" w:hint="eastAsia"/>
          <w:bCs/>
          <w:noProof/>
          <w:color w:val="000000" w:themeColor="text1"/>
          <w:spacing w:val="12"/>
          <w:sz w:val="18"/>
          <w:szCs w:val="18"/>
        </w:rPr>
        <w:t>启动</w:t>
      </w:r>
      <w:r w:rsidR="00806E1A" w:rsidRPr="00806E1A">
        <w:rPr>
          <w:rFonts w:ascii="微软雅黑" w:eastAsia="微软雅黑" w:hAnsi="微软雅黑" w:cs="Microsoft YaHei UI" w:hint="eastAsia"/>
          <w:bCs/>
          <w:noProof/>
          <w:color w:val="000000" w:themeColor="text1"/>
          <w:spacing w:val="12"/>
          <w:sz w:val="18"/>
          <w:szCs w:val="18"/>
        </w:rPr>
        <w:t>奥卓德克</w:t>
      </w:r>
      <w:r w:rsidR="00FB2AE5">
        <w:rPr>
          <w:rFonts w:ascii="微软雅黑" w:eastAsia="微软雅黑" w:hAnsi="微软雅黑" w:cs="Microsoft YaHei UI" w:hint="eastAsia"/>
          <w:bCs/>
          <w:noProof/>
          <w:color w:val="000000" w:themeColor="text1"/>
          <w:spacing w:val="12"/>
          <w:sz w:val="18"/>
          <w:szCs w:val="18"/>
        </w:rPr>
        <w:t>扫描仪</w:t>
      </w:r>
      <w:r w:rsidR="00D92040">
        <w:rPr>
          <w:rFonts w:ascii="微软雅黑" w:eastAsia="微软雅黑" w:hAnsi="微软雅黑" w:cs="Microsoft YaHei UI" w:hint="eastAsia"/>
          <w:bCs/>
          <w:noProof/>
          <w:color w:val="000000" w:themeColor="text1"/>
          <w:spacing w:val="12"/>
          <w:sz w:val="18"/>
          <w:szCs w:val="18"/>
        </w:rPr>
        <w:t>关注</w:t>
      </w:r>
      <w:r w:rsidR="00806E1A">
        <w:rPr>
          <w:rFonts w:ascii="微软雅黑" w:eastAsia="微软雅黑" w:hAnsi="微软雅黑" w:cs="Microsoft YaHei UI" w:hint="eastAsia"/>
          <w:bCs/>
          <w:noProof/>
          <w:color w:val="000000" w:themeColor="text1"/>
          <w:spacing w:val="12"/>
          <w:sz w:val="18"/>
          <w:szCs w:val="18"/>
        </w:rPr>
        <w:t>周遭</w:t>
      </w:r>
      <w:r w:rsidR="00A97F3D">
        <w:rPr>
          <w:rFonts w:ascii="微软雅黑" w:eastAsia="微软雅黑" w:hAnsi="微软雅黑" w:cs="Microsoft YaHei UI" w:hint="eastAsia"/>
          <w:bCs/>
          <w:noProof/>
          <w:color w:val="000000" w:themeColor="text1"/>
          <w:spacing w:val="12"/>
          <w:sz w:val="18"/>
          <w:szCs w:val="18"/>
        </w:rPr>
        <w:t>地貌</w:t>
      </w:r>
      <w:r w:rsidR="00D92040">
        <w:rPr>
          <w:rFonts w:ascii="微软雅黑" w:eastAsia="微软雅黑" w:hAnsi="微软雅黑" w:cs="Microsoft YaHei UI" w:hint="eastAsia"/>
          <w:bCs/>
          <w:noProof/>
          <w:color w:val="000000" w:themeColor="text1"/>
          <w:spacing w:val="12"/>
          <w:sz w:val="18"/>
          <w:szCs w:val="18"/>
        </w:rPr>
        <w:t>的细节，</w:t>
      </w:r>
      <w:r w:rsidR="00A97F3D">
        <w:rPr>
          <w:rFonts w:ascii="微软雅黑" w:eastAsia="微软雅黑" w:hAnsi="微软雅黑" w:cs="Microsoft YaHei UI" w:hint="eastAsia"/>
          <w:bCs/>
          <w:noProof/>
          <w:color w:val="000000" w:themeColor="text1"/>
          <w:spacing w:val="12"/>
          <w:sz w:val="18"/>
          <w:szCs w:val="18"/>
        </w:rPr>
        <w:t>散落的</w:t>
      </w:r>
      <w:r w:rsidR="00806E1A">
        <w:rPr>
          <w:rFonts w:ascii="微软雅黑" w:eastAsia="微软雅黑" w:hAnsi="微软雅黑" w:cs="Microsoft YaHei UI" w:hint="eastAsia"/>
          <w:bCs/>
          <w:noProof/>
          <w:color w:val="000000" w:themeColor="text1"/>
          <w:spacing w:val="12"/>
          <w:sz w:val="18"/>
          <w:szCs w:val="18"/>
        </w:rPr>
        <w:t>遗失的货物以及</w:t>
      </w:r>
      <w:r w:rsidR="00A97F3D">
        <w:rPr>
          <w:rFonts w:ascii="微软雅黑" w:eastAsia="微软雅黑" w:hAnsi="微软雅黑" w:cs="Microsoft YaHei UI" w:hint="eastAsia"/>
          <w:bCs/>
          <w:noProof/>
          <w:color w:val="000000" w:themeColor="text1"/>
          <w:spacing w:val="12"/>
          <w:sz w:val="18"/>
          <w:szCs w:val="18"/>
        </w:rPr>
        <w:t>其他玩家留下</w:t>
      </w:r>
      <w:r w:rsidR="00806E1A">
        <w:rPr>
          <w:rFonts w:ascii="微软雅黑" w:eastAsia="微软雅黑" w:hAnsi="微软雅黑" w:cs="Microsoft YaHei UI" w:hint="eastAsia"/>
          <w:bCs/>
          <w:noProof/>
          <w:color w:val="000000" w:themeColor="text1"/>
          <w:spacing w:val="12"/>
          <w:sz w:val="18"/>
          <w:szCs w:val="18"/>
        </w:rPr>
        <w:t>可用的道具或建筑</w:t>
      </w:r>
      <w:r w:rsidR="00C3771A">
        <w:rPr>
          <w:rFonts w:ascii="微软雅黑" w:eastAsia="微软雅黑" w:hAnsi="微软雅黑" w:cs="Microsoft YaHei UI" w:hint="eastAsia"/>
          <w:bCs/>
          <w:noProof/>
          <w:color w:val="000000" w:themeColor="text1"/>
          <w:spacing w:val="12"/>
          <w:sz w:val="18"/>
          <w:szCs w:val="18"/>
        </w:rPr>
        <w:t>，</w:t>
      </w:r>
      <w:r w:rsidR="002F20CD">
        <w:rPr>
          <w:rFonts w:ascii="微软雅黑" w:eastAsia="微软雅黑" w:hAnsi="微软雅黑" w:cs="Microsoft YaHei UI" w:hint="eastAsia"/>
          <w:bCs/>
          <w:noProof/>
          <w:color w:val="000000" w:themeColor="text1"/>
          <w:spacing w:val="12"/>
          <w:sz w:val="18"/>
          <w:szCs w:val="18"/>
        </w:rPr>
        <w:t>频发的交互</w:t>
      </w:r>
      <w:r w:rsidR="00C3771A">
        <w:rPr>
          <w:rFonts w:ascii="微软雅黑" w:eastAsia="微软雅黑" w:hAnsi="微软雅黑" w:cs="Microsoft YaHei UI" w:hint="eastAsia"/>
          <w:bCs/>
          <w:noProof/>
          <w:color w:val="000000" w:themeColor="text1"/>
          <w:spacing w:val="12"/>
          <w:sz w:val="18"/>
          <w:szCs w:val="18"/>
        </w:rPr>
        <w:t>无时无刻不在提醒</w:t>
      </w:r>
      <w:r w:rsidR="00200CC3">
        <w:rPr>
          <w:rFonts w:ascii="微软雅黑" w:eastAsia="微软雅黑" w:hAnsi="微软雅黑" w:cs="Microsoft YaHei UI" w:hint="eastAsia"/>
          <w:bCs/>
          <w:noProof/>
          <w:color w:val="000000" w:themeColor="text1"/>
          <w:spacing w:val="12"/>
          <w:sz w:val="18"/>
          <w:szCs w:val="18"/>
        </w:rPr>
        <w:t>我们：</w:t>
      </w:r>
      <w:r w:rsidR="00C3771A">
        <w:rPr>
          <w:rFonts w:ascii="微软雅黑" w:eastAsia="微软雅黑" w:hAnsi="微软雅黑" w:cs="Microsoft YaHei UI" w:hint="eastAsia"/>
          <w:bCs/>
          <w:noProof/>
          <w:color w:val="000000" w:themeColor="text1"/>
          <w:spacing w:val="12"/>
          <w:sz w:val="18"/>
          <w:szCs w:val="18"/>
        </w:rPr>
        <w:t>游戏的</w:t>
      </w:r>
      <w:r w:rsidR="002929A0">
        <w:rPr>
          <w:rFonts w:ascii="微软雅黑" w:eastAsia="微软雅黑" w:hAnsi="微软雅黑" w:cs="Microsoft YaHei UI" w:hint="eastAsia"/>
          <w:bCs/>
          <w:noProof/>
          <w:color w:val="000000" w:themeColor="text1"/>
          <w:spacing w:val="12"/>
          <w:sz w:val="18"/>
          <w:szCs w:val="18"/>
        </w:rPr>
        <w:t>战场其实就是地形、地貌</w:t>
      </w:r>
      <w:r w:rsidR="00C3771A">
        <w:rPr>
          <w:rFonts w:ascii="微软雅黑" w:eastAsia="微软雅黑" w:hAnsi="微软雅黑" w:cs="Microsoft YaHei UI" w:hint="eastAsia"/>
          <w:bCs/>
          <w:noProof/>
          <w:color w:val="000000" w:themeColor="text1"/>
          <w:spacing w:val="12"/>
          <w:sz w:val="18"/>
          <w:szCs w:val="18"/>
        </w:rPr>
        <w:t>本身</w:t>
      </w:r>
      <w:r w:rsidR="002E4385">
        <w:rPr>
          <w:rFonts w:ascii="微软雅黑" w:eastAsia="微软雅黑" w:hAnsi="微软雅黑" w:cs="Microsoft YaHei UI" w:hint="eastAsia"/>
          <w:bCs/>
          <w:noProof/>
          <w:color w:val="000000" w:themeColor="text1"/>
          <w:spacing w:val="12"/>
          <w:sz w:val="18"/>
          <w:szCs w:val="18"/>
        </w:rPr>
        <w:t>，</w:t>
      </w:r>
      <w:r w:rsidR="002E4385" w:rsidRPr="002E4385">
        <w:rPr>
          <w:rFonts w:ascii="微软雅黑" w:eastAsia="微软雅黑" w:hAnsi="微软雅黑" w:cs="Microsoft YaHei UI" w:hint="eastAsia"/>
          <w:bCs/>
          <w:noProof/>
          <w:color w:val="000000" w:themeColor="text1"/>
          <w:spacing w:val="12"/>
          <w:sz w:val="18"/>
          <w:szCs w:val="18"/>
        </w:rPr>
        <w:t>它以最原始的方式考验着玩家的耐心、策略与意志</w:t>
      </w:r>
      <w:r w:rsidR="00F46E59">
        <w:rPr>
          <w:rFonts w:ascii="微软雅黑" w:eastAsia="微软雅黑" w:hAnsi="微软雅黑" w:cs="Microsoft YaHei UI" w:hint="eastAsia"/>
          <w:bCs/>
          <w:noProof/>
          <w:color w:val="000000" w:themeColor="text1"/>
          <w:spacing w:val="12"/>
          <w:sz w:val="18"/>
          <w:szCs w:val="18"/>
        </w:rPr>
        <w:t>，</w:t>
      </w:r>
      <w:r w:rsidR="00FF5940">
        <w:rPr>
          <w:rFonts w:ascii="微软雅黑" w:eastAsia="微软雅黑" w:hAnsi="微软雅黑" w:cs="Microsoft YaHei UI" w:hint="eastAsia"/>
          <w:bCs/>
          <w:noProof/>
          <w:color w:val="000000" w:themeColor="text1"/>
          <w:spacing w:val="12"/>
          <w:sz w:val="18"/>
          <w:szCs w:val="18"/>
        </w:rPr>
        <w:t>但</w:t>
      </w:r>
      <w:r w:rsidR="00F46E59">
        <w:rPr>
          <w:rFonts w:ascii="微软雅黑" w:eastAsia="微软雅黑" w:hAnsi="微软雅黑" w:cs="Microsoft YaHei UI" w:hint="eastAsia"/>
          <w:bCs/>
          <w:noProof/>
          <w:color w:val="000000" w:themeColor="text1"/>
          <w:spacing w:val="12"/>
          <w:sz w:val="18"/>
          <w:szCs w:val="18"/>
        </w:rPr>
        <w:t>在此基础之上</w:t>
      </w:r>
      <w:r w:rsidR="00863524">
        <w:rPr>
          <w:rFonts w:ascii="微软雅黑" w:eastAsia="微软雅黑" w:hAnsi="微软雅黑" w:cs="Microsoft YaHei UI" w:hint="eastAsia"/>
          <w:bCs/>
          <w:noProof/>
          <w:color w:val="000000" w:themeColor="text1"/>
          <w:spacing w:val="12"/>
          <w:sz w:val="18"/>
          <w:szCs w:val="18"/>
        </w:rPr>
        <w:t>，行走的冒险</w:t>
      </w:r>
      <w:r w:rsidR="00C3771A">
        <w:rPr>
          <w:rFonts w:ascii="微软雅黑" w:eastAsia="微软雅黑" w:hAnsi="微软雅黑" w:cs="Microsoft YaHei UI" w:hint="eastAsia"/>
          <w:bCs/>
          <w:noProof/>
          <w:color w:val="000000" w:themeColor="text1"/>
          <w:spacing w:val="12"/>
          <w:sz w:val="18"/>
          <w:szCs w:val="18"/>
        </w:rPr>
        <w:t>也</w:t>
      </w:r>
      <w:r w:rsidR="00FF5940">
        <w:rPr>
          <w:rFonts w:ascii="微软雅黑" w:eastAsia="微软雅黑" w:hAnsi="微软雅黑" w:cs="Microsoft YaHei UI" w:hint="eastAsia"/>
          <w:bCs/>
          <w:noProof/>
          <w:color w:val="000000" w:themeColor="text1"/>
          <w:spacing w:val="12"/>
          <w:sz w:val="18"/>
          <w:szCs w:val="18"/>
        </w:rPr>
        <w:t>有着</w:t>
      </w:r>
      <w:r w:rsidR="00570CD4">
        <w:rPr>
          <w:rFonts w:ascii="微软雅黑" w:eastAsia="微软雅黑" w:hAnsi="微软雅黑" w:cs="Microsoft YaHei UI" w:hint="eastAsia"/>
          <w:bCs/>
          <w:noProof/>
          <w:color w:val="000000" w:themeColor="text1"/>
          <w:spacing w:val="12"/>
          <w:sz w:val="18"/>
          <w:szCs w:val="18"/>
        </w:rPr>
        <w:t>细致打磨</w:t>
      </w:r>
      <w:r w:rsidR="00FF5940">
        <w:rPr>
          <w:rFonts w:ascii="微软雅黑" w:eastAsia="微软雅黑" w:hAnsi="微软雅黑" w:cs="Microsoft YaHei UI" w:hint="eastAsia"/>
          <w:bCs/>
          <w:noProof/>
          <w:color w:val="000000" w:themeColor="text1"/>
          <w:spacing w:val="12"/>
          <w:sz w:val="18"/>
          <w:szCs w:val="18"/>
        </w:rPr>
        <w:t>的难度</w:t>
      </w:r>
      <w:r w:rsidR="00570CD4">
        <w:rPr>
          <w:rFonts w:ascii="微软雅黑" w:eastAsia="微软雅黑" w:hAnsi="微软雅黑" w:cs="Microsoft YaHei UI" w:hint="eastAsia"/>
          <w:bCs/>
          <w:noProof/>
          <w:color w:val="000000" w:themeColor="text1"/>
          <w:spacing w:val="12"/>
          <w:sz w:val="18"/>
          <w:szCs w:val="18"/>
        </w:rPr>
        <w:t>梯度</w:t>
      </w:r>
      <w:r w:rsidR="00F46E59">
        <w:rPr>
          <w:rFonts w:ascii="微软雅黑" w:eastAsia="微软雅黑" w:hAnsi="微软雅黑" w:cs="Microsoft YaHei UI" w:hint="eastAsia"/>
          <w:bCs/>
          <w:noProof/>
          <w:color w:val="000000" w:themeColor="text1"/>
          <w:spacing w:val="12"/>
          <w:sz w:val="18"/>
          <w:szCs w:val="18"/>
        </w:rPr>
        <w:t>；</w:t>
      </w:r>
      <w:r w:rsidR="00C3771A">
        <w:rPr>
          <w:rFonts w:ascii="微软雅黑" w:eastAsia="微软雅黑" w:hAnsi="微软雅黑" w:cs="Microsoft YaHei UI" w:hint="eastAsia"/>
          <w:bCs/>
          <w:noProof/>
          <w:color w:val="000000" w:themeColor="text1"/>
          <w:spacing w:val="12"/>
          <w:sz w:val="18"/>
          <w:szCs w:val="18"/>
        </w:rPr>
        <w:t>如果能忍受</w:t>
      </w:r>
      <w:r w:rsidR="00FC3F80">
        <w:rPr>
          <w:rFonts w:ascii="微软雅黑" w:eastAsia="微软雅黑" w:hAnsi="微软雅黑" w:cs="Microsoft YaHei UI" w:hint="eastAsia"/>
          <w:bCs/>
          <w:noProof/>
          <w:color w:val="000000" w:themeColor="text1"/>
          <w:spacing w:val="12"/>
          <w:sz w:val="18"/>
          <w:szCs w:val="18"/>
        </w:rPr>
        <w:t>初期连</w:t>
      </w:r>
      <w:r w:rsidR="00BF6F9D">
        <w:rPr>
          <w:rFonts w:ascii="微软雅黑" w:eastAsia="微软雅黑" w:hAnsi="微软雅黑" w:cs="Microsoft YaHei UI" w:hint="eastAsia"/>
          <w:bCs/>
          <w:noProof/>
          <w:color w:val="000000" w:themeColor="text1"/>
          <w:spacing w:val="12"/>
          <w:sz w:val="18"/>
          <w:szCs w:val="18"/>
        </w:rPr>
        <w:t>走路</w:t>
      </w:r>
      <w:r w:rsidR="00FC3F80">
        <w:rPr>
          <w:rFonts w:ascii="微软雅黑" w:eastAsia="微软雅黑" w:hAnsi="微软雅黑" w:cs="Microsoft YaHei UI" w:hint="eastAsia"/>
          <w:bCs/>
          <w:noProof/>
          <w:color w:val="000000" w:themeColor="text1"/>
          <w:spacing w:val="12"/>
          <w:sz w:val="18"/>
          <w:szCs w:val="18"/>
        </w:rPr>
        <w:t>都不会的</w:t>
      </w:r>
      <w:r w:rsidR="00BF6F9D">
        <w:rPr>
          <w:rFonts w:ascii="微软雅黑" w:eastAsia="微软雅黑" w:hAnsi="微软雅黑" w:cs="Microsoft YaHei UI" w:hint="eastAsia"/>
          <w:bCs/>
          <w:noProof/>
          <w:color w:val="000000" w:themeColor="text1"/>
          <w:spacing w:val="12"/>
          <w:sz w:val="18"/>
          <w:szCs w:val="18"/>
        </w:rPr>
        <w:t>那段艰难的时光，</w:t>
      </w:r>
      <w:r w:rsidR="00742361">
        <w:rPr>
          <w:rFonts w:ascii="微软雅黑" w:eastAsia="微软雅黑" w:hAnsi="微软雅黑" w:cs="Microsoft YaHei UI" w:hint="eastAsia"/>
          <w:bCs/>
          <w:noProof/>
          <w:color w:val="000000" w:themeColor="text1"/>
          <w:spacing w:val="12"/>
          <w:sz w:val="18"/>
          <w:szCs w:val="18"/>
        </w:rPr>
        <w:t>在</w:t>
      </w:r>
      <w:r w:rsidR="00F46E59">
        <w:rPr>
          <w:rFonts w:ascii="微软雅黑" w:eastAsia="微软雅黑" w:hAnsi="微软雅黑" w:cs="Microsoft YaHei UI" w:hint="eastAsia"/>
          <w:bCs/>
          <w:noProof/>
          <w:color w:val="000000" w:themeColor="text1"/>
          <w:spacing w:val="12"/>
          <w:sz w:val="18"/>
          <w:szCs w:val="18"/>
        </w:rPr>
        <w:t>游戏</w:t>
      </w:r>
      <w:r w:rsidR="00742361">
        <w:rPr>
          <w:rFonts w:ascii="微软雅黑" w:eastAsia="微软雅黑" w:hAnsi="微软雅黑" w:cs="Microsoft YaHei UI" w:hint="eastAsia"/>
          <w:bCs/>
          <w:noProof/>
          <w:color w:val="000000" w:themeColor="text1"/>
          <w:spacing w:val="12"/>
          <w:sz w:val="18"/>
          <w:szCs w:val="18"/>
        </w:rPr>
        <w:t>后期</w:t>
      </w:r>
      <w:r w:rsidR="00863524">
        <w:rPr>
          <w:rFonts w:ascii="微软雅黑" w:eastAsia="微软雅黑" w:hAnsi="微软雅黑" w:cs="Microsoft YaHei UI" w:hint="eastAsia"/>
          <w:bCs/>
          <w:noProof/>
          <w:color w:val="000000" w:themeColor="text1"/>
          <w:spacing w:val="12"/>
          <w:sz w:val="18"/>
          <w:szCs w:val="18"/>
        </w:rPr>
        <w:t>我们</w:t>
      </w:r>
      <w:r w:rsidR="00F46E59">
        <w:rPr>
          <w:rFonts w:ascii="微软雅黑" w:eastAsia="微软雅黑" w:hAnsi="微软雅黑" w:cs="Microsoft YaHei UI" w:hint="eastAsia"/>
          <w:bCs/>
          <w:noProof/>
          <w:color w:val="000000" w:themeColor="text1"/>
          <w:spacing w:val="12"/>
          <w:sz w:val="18"/>
          <w:szCs w:val="18"/>
        </w:rPr>
        <w:t>便能</w:t>
      </w:r>
      <w:r w:rsidR="00863524">
        <w:rPr>
          <w:rFonts w:ascii="微软雅黑" w:eastAsia="微软雅黑" w:hAnsi="微软雅黑" w:cs="Microsoft YaHei UI" w:hint="eastAsia"/>
          <w:bCs/>
          <w:noProof/>
          <w:color w:val="000000" w:themeColor="text1"/>
          <w:spacing w:val="12"/>
          <w:sz w:val="18"/>
          <w:szCs w:val="18"/>
        </w:rPr>
        <w:t>潇洒自如地</w:t>
      </w:r>
      <w:r w:rsidR="00742361">
        <w:rPr>
          <w:rFonts w:ascii="微软雅黑" w:eastAsia="微软雅黑" w:hAnsi="微软雅黑" w:cs="Microsoft YaHei UI" w:hint="eastAsia"/>
          <w:bCs/>
          <w:noProof/>
          <w:color w:val="000000" w:themeColor="text1"/>
          <w:spacing w:val="12"/>
          <w:sz w:val="18"/>
          <w:szCs w:val="18"/>
        </w:rPr>
        <w:t>背着比</w:t>
      </w:r>
      <w:r w:rsidR="000E2B68">
        <w:rPr>
          <w:rFonts w:ascii="微软雅黑" w:eastAsia="微软雅黑" w:hAnsi="微软雅黑" w:cs="Microsoft YaHei UI" w:hint="eastAsia"/>
          <w:bCs/>
          <w:noProof/>
          <w:color w:val="000000" w:themeColor="text1"/>
          <w:spacing w:val="12"/>
          <w:sz w:val="18"/>
          <w:szCs w:val="18"/>
        </w:rPr>
        <w:t>Sam</w:t>
      </w:r>
      <w:r w:rsidR="00742361">
        <w:rPr>
          <w:rFonts w:ascii="微软雅黑" w:eastAsia="微软雅黑" w:hAnsi="微软雅黑" w:cs="Microsoft YaHei UI" w:hint="eastAsia"/>
          <w:bCs/>
          <w:noProof/>
          <w:color w:val="000000" w:themeColor="text1"/>
          <w:spacing w:val="12"/>
          <w:sz w:val="18"/>
          <w:szCs w:val="18"/>
        </w:rPr>
        <w:t>还高出一倍的货物</w:t>
      </w:r>
      <w:r w:rsidR="00B1301A">
        <w:rPr>
          <w:rFonts w:ascii="微软雅黑" w:eastAsia="微软雅黑" w:hAnsi="微软雅黑" w:cs="Microsoft YaHei UI" w:hint="eastAsia"/>
          <w:bCs/>
          <w:noProof/>
          <w:color w:val="000000" w:themeColor="text1"/>
          <w:spacing w:val="12"/>
          <w:sz w:val="18"/>
          <w:szCs w:val="18"/>
        </w:rPr>
        <w:t>边跑边跳，</w:t>
      </w:r>
      <w:r w:rsidR="000E2B68">
        <w:rPr>
          <w:rFonts w:ascii="微软雅黑" w:eastAsia="微软雅黑" w:hAnsi="微软雅黑" w:cs="Microsoft YaHei UI" w:hint="eastAsia"/>
          <w:bCs/>
          <w:noProof/>
          <w:color w:val="000000" w:themeColor="text1"/>
          <w:spacing w:val="12"/>
          <w:sz w:val="18"/>
          <w:szCs w:val="18"/>
        </w:rPr>
        <w:t>驾驶摩托</w:t>
      </w:r>
      <w:r w:rsidR="003A1BCE">
        <w:rPr>
          <w:rFonts w:ascii="微软雅黑" w:eastAsia="微软雅黑" w:hAnsi="微软雅黑" w:cs="Microsoft YaHei UI" w:hint="eastAsia"/>
          <w:bCs/>
          <w:noProof/>
          <w:color w:val="000000" w:themeColor="text1"/>
          <w:spacing w:val="12"/>
          <w:sz w:val="18"/>
          <w:szCs w:val="18"/>
        </w:rPr>
        <w:t>在平坦的战场肆意</w:t>
      </w:r>
      <w:r w:rsidR="00D023B1">
        <w:rPr>
          <w:rFonts w:ascii="微软雅黑" w:eastAsia="微软雅黑" w:hAnsi="微软雅黑" w:cs="Microsoft YaHei UI" w:hint="eastAsia"/>
          <w:bCs/>
          <w:noProof/>
          <w:color w:val="000000" w:themeColor="text1"/>
          <w:spacing w:val="12"/>
          <w:sz w:val="18"/>
          <w:szCs w:val="18"/>
        </w:rPr>
        <w:t>狂飙，肉身</w:t>
      </w:r>
      <w:r w:rsidR="00B1301A">
        <w:rPr>
          <w:rFonts w:ascii="微软雅黑" w:eastAsia="微软雅黑" w:hAnsi="微软雅黑" w:cs="Microsoft YaHei UI" w:hint="eastAsia"/>
          <w:bCs/>
          <w:noProof/>
          <w:color w:val="000000" w:themeColor="text1"/>
          <w:spacing w:val="12"/>
          <w:sz w:val="18"/>
          <w:szCs w:val="18"/>
        </w:rPr>
        <w:t>从雪山上</w:t>
      </w:r>
      <w:r w:rsidR="00D023B1">
        <w:rPr>
          <w:rFonts w:ascii="微软雅黑" w:eastAsia="微软雅黑" w:hAnsi="微软雅黑" w:cs="Microsoft YaHei UI" w:hint="eastAsia"/>
          <w:bCs/>
          <w:noProof/>
          <w:color w:val="000000" w:themeColor="text1"/>
          <w:spacing w:val="12"/>
          <w:sz w:val="18"/>
          <w:szCs w:val="18"/>
        </w:rPr>
        <w:t>翻滚飞跃</w:t>
      </w:r>
      <w:r w:rsidR="00B1301A">
        <w:rPr>
          <w:rFonts w:ascii="微软雅黑" w:eastAsia="微软雅黑" w:hAnsi="微软雅黑" w:cs="Microsoft YaHei UI" w:hint="eastAsia"/>
          <w:bCs/>
          <w:noProof/>
          <w:color w:val="000000" w:themeColor="text1"/>
          <w:spacing w:val="12"/>
          <w:sz w:val="18"/>
          <w:szCs w:val="18"/>
        </w:rPr>
        <w:t>而下</w:t>
      </w:r>
      <w:r w:rsidR="003A1BCE">
        <w:rPr>
          <w:rFonts w:ascii="微软雅黑" w:eastAsia="微软雅黑" w:hAnsi="微软雅黑" w:cs="Microsoft YaHei UI" w:hint="eastAsia"/>
          <w:bCs/>
          <w:noProof/>
          <w:color w:val="000000" w:themeColor="text1"/>
          <w:spacing w:val="12"/>
          <w:sz w:val="18"/>
          <w:szCs w:val="18"/>
        </w:rPr>
        <w:t>完成</w:t>
      </w:r>
      <w:r w:rsidR="00863524">
        <w:rPr>
          <w:rFonts w:ascii="微软雅黑" w:eastAsia="微软雅黑" w:hAnsi="微软雅黑" w:cs="Microsoft YaHei UI" w:hint="eastAsia"/>
          <w:bCs/>
          <w:noProof/>
          <w:color w:val="000000" w:themeColor="text1"/>
          <w:spacing w:val="12"/>
          <w:sz w:val="18"/>
          <w:szCs w:val="18"/>
        </w:rPr>
        <w:t>炫酷的</w:t>
      </w:r>
      <w:r w:rsidR="003A1BCE">
        <w:rPr>
          <w:rFonts w:ascii="微软雅黑" w:eastAsia="微软雅黑" w:hAnsi="微软雅黑" w:cs="Microsoft YaHei UI" w:hint="eastAsia"/>
          <w:bCs/>
          <w:noProof/>
          <w:color w:val="000000" w:themeColor="text1"/>
          <w:spacing w:val="12"/>
          <w:sz w:val="18"/>
          <w:szCs w:val="18"/>
        </w:rPr>
        <w:t>特技动作</w:t>
      </w:r>
      <w:r w:rsidR="00D023B1">
        <w:rPr>
          <w:rFonts w:ascii="微软雅黑" w:eastAsia="微软雅黑" w:hAnsi="微软雅黑" w:cs="Microsoft YaHei UI" w:hint="eastAsia"/>
          <w:bCs/>
          <w:noProof/>
          <w:color w:val="000000" w:themeColor="text1"/>
          <w:spacing w:val="12"/>
          <w:sz w:val="18"/>
          <w:szCs w:val="18"/>
        </w:rPr>
        <w:t>，</w:t>
      </w:r>
      <w:r w:rsidR="00B1301A">
        <w:rPr>
          <w:rFonts w:ascii="微软雅黑" w:eastAsia="微软雅黑" w:hAnsi="微软雅黑" w:cs="Microsoft YaHei UI" w:hint="eastAsia"/>
          <w:bCs/>
          <w:noProof/>
          <w:color w:val="000000" w:themeColor="text1"/>
          <w:spacing w:val="12"/>
          <w:sz w:val="18"/>
          <w:szCs w:val="18"/>
        </w:rPr>
        <w:t>或是通过索道在</w:t>
      </w:r>
      <w:r w:rsidR="00DA5FEE">
        <w:rPr>
          <w:rFonts w:ascii="微软雅黑" w:eastAsia="微软雅黑" w:hAnsi="微软雅黑" w:cs="Microsoft YaHei UI" w:hint="eastAsia"/>
          <w:bCs/>
          <w:noProof/>
          <w:color w:val="000000" w:themeColor="text1"/>
          <w:spacing w:val="12"/>
          <w:sz w:val="18"/>
          <w:szCs w:val="18"/>
        </w:rPr>
        <w:t>地图上</w:t>
      </w:r>
      <w:r w:rsidR="00D023B1">
        <w:rPr>
          <w:rFonts w:ascii="微软雅黑" w:eastAsia="微软雅黑" w:hAnsi="微软雅黑" w:cs="Microsoft YaHei UI" w:hint="eastAsia"/>
          <w:bCs/>
          <w:noProof/>
          <w:color w:val="000000" w:themeColor="text1"/>
          <w:spacing w:val="12"/>
          <w:sz w:val="18"/>
          <w:szCs w:val="18"/>
        </w:rPr>
        <w:t>尽情</w:t>
      </w:r>
      <w:r w:rsidR="00863524">
        <w:rPr>
          <w:rFonts w:ascii="微软雅黑" w:eastAsia="微软雅黑" w:hAnsi="微软雅黑" w:cs="Microsoft YaHei UI" w:hint="eastAsia"/>
          <w:bCs/>
          <w:noProof/>
          <w:color w:val="000000" w:themeColor="text1"/>
          <w:spacing w:val="12"/>
          <w:sz w:val="18"/>
          <w:szCs w:val="18"/>
        </w:rPr>
        <w:t>高速</w:t>
      </w:r>
      <w:r w:rsidR="00B1301A">
        <w:rPr>
          <w:rFonts w:ascii="微软雅黑" w:eastAsia="微软雅黑" w:hAnsi="微软雅黑" w:cs="Microsoft YaHei UI" w:hint="eastAsia"/>
          <w:bCs/>
          <w:noProof/>
          <w:color w:val="000000" w:themeColor="text1"/>
          <w:spacing w:val="12"/>
          <w:sz w:val="18"/>
          <w:szCs w:val="18"/>
        </w:rPr>
        <w:t>遨游</w:t>
      </w:r>
      <w:r w:rsidR="007A0C87">
        <w:rPr>
          <w:rFonts w:ascii="微软雅黑" w:eastAsia="微软雅黑" w:hAnsi="微软雅黑" w:cs="Microsoft YaHei UI" w:hint="eastAsia"/>
          <w:bCs/>
          <w:noProof/>
          <w:color w:val="000000" w:themeColor="text1"/>
          <w:spacing w:val="12"/>
          <w:sz w:val="18"/>
          <w:szCs w:val="18"/>
        </w:rPr>
        <w:t>，享受着由你自己搭建成的连接网络的便捷</w:t>
      </w:r>
      <w:r w:rsidR="00A260BC">
        <w:rPr>
          <w:rFonts w:ascii="微软雅黑" w:eastAsia="微软雅黑" w:hAnsi="微软雅黑" w:cs="Microsoft YaHei UI" w:hint="eastAsia"/>
          <w:bCs/>
          <w:noProof/>
          <w:color w:val="000000" w:themeColor="text1"/>
          <w:spacing w:val="12"/>
          <w:sz w:val="18"/>
          <w:szCs w:val="18"/>
        </w:rPr>
        <w:t>——《死亡搁浅》给每个经历</w:t>
      </w:r>
      <w:r w:rsidR="006B18E2">
        <w:rPr>
          <w:rFonts w:ascii="微软雅黑" w:eastAsia="微软雅黑" w:hAnsi="微软雅黑" w:cs="Microsoft YaHei UI" w:hint="eastAsia"/>
          <w:bCs/>
          <w:noProof/>
          <w:color w:val="000000" w:themeColor="text1"/>
          <w:spacing w:val="12"/>
          <w:sz w:val="18"/>
          <w:szCs w:val="18"/>
        </w:rPr>
        <w:t>了</w:t>
      </w:r>
      <w:r w:rsidR="00E33180">
        <w:rPr>
          <w:rFonts w:ascii="微软雅黑" w:eastAsia="微软雅黑" w:hAnsi="微软雅黑" w:cs="Microsoft YaHei UI" w:hint="eastAsia"/>
          <w:bCs/>
          <w:noProof/>
          <w:color w:val="000000" w:themeColor="text1"/>
          <w:spacing w:val="12"/>
          <w:sz w:val="18"/>
          <w:szCs w:val="18"/>
        </w:rPr>
        <w:t>蹒跚学步</w:t>
      </w:r>
      <w:r w:rsidR="003B54CA">
        <w:rPr>
          <w:rFonts w:ascii="微软雅黑" w:eastAsia="微软雅黑" w:hAnsi="微软雅黑" w:cs="Microsoft YaHei UI" w:hint="eastAsia"/>
          <w:bCs/>
          <w:noProof/>
          <w:color w:val="000000" w:themeColor="text1"/>
          <w:spacing w:val="12"/>
          <w:sz w:val="18"/>
          <w:szCs w:val="18"/>
        </w:rPr>
        <w:t>这个过程</w:t>
      </w:r>
      <w:r w:rsidR="00E33180">
        <w:rPr>
          <w:rFonts w:ascii="微软雅黑" w:eastAsia="微软雅黑" w:hAnsi="微软雅黑" w:cs="Microsoft YaHei UI" w:hint="eastAsia"/>
          <w:bCs/>
          <w:noProof/>
          <w:color w:val="000000" w:themeColor="text1"/>
          <w:spacing w:val="12"/>
          <w:sz w:val="18"/>
          <w:szCs w:val="18"/>
        </w:rPr>
        <w:t>的玩家的</w:t>
      </w:r>
      <w:r w:rsidR="00775F22">
        <w:rPr>
          <w:rFonts w:ascii="微软雅黑" w:eastAsia="微软雅黑" w:hAnsi="微软雅黑" w:cs="Microsoft YaHei UI" w:hint="eastAsia"/>
          <w:bCs/>
          <w:noProof/>
          <w:color w:val="000000" w:themeColor="text1"/>
          <w:spacing w:val="12"/>
          <w:sz w:val="18"/>
          <w:szCs w:val="18"/>
        </w:rPr>
        <w:t>操作</w:t>
      </w:r>
      <w:r w:rsidR="00E33180">
        <w:rPr>
          <w:rFonts w:ascii="微软雅黑" w:eastAsia="微软雅黑" w:hAnsi="微软雅黑" w:cs="Microsoft YaHei UI" w:hint="eastAsia"/>
          <w:bCs/>
          <w:noProof/>
          <w:color w:val="000000" w:themeColor="text1"/>
          <w:spacing w:val="12"/>
          <w:sz w:val="18"/>
          <w:szCs w:val="18"/>
        </w:rPr>
        <w:t>反馈是</w:t>
      </w:r>
      <w:r w:rsidR="007A0C87">
        <w:rPr>
          <w:rFonts w:ascii="微软雅黑" w:eastAsia="微软雅黑" w:hAnsi="微软雅黑" w:cs="Microsoft YaHei UI" w:hint="eastAsia"/>
          <w:bCs/>
          <w:noProof/>
          <w:color w:val="000000" w:themeColor="text1"/>
          <w:spacing w:val="12"/>
          <w:sz w:val="18"/>
          <w:szCs w:val="18"/>
        </w:rPr>
        <w:t>有</w:t>
      </w:r>
      <w:r w:rsidR="003B54CA">
        <w:rPr>
          <w:rFonts w:ascii="微软雅黑" w:eastAsia="微软雅黑" w:hAnsi="微软雅黑" w:cs="Microsoft YaHei UI" w:hint="eastAsia"/>
          <w:bCs/>
          <w:noProof/>
          <w:color w:val="000000" w:themeColor="text1"/>
          <w:spacing w:val="12"/>
          <w:sz w:val="18"/>
          <w:szCs w:val="18"/>
        </w:rPr>
        <w:t>引导</w:t>
      </w:r>
      <w:r w:rsidR="007A0C87">
        <w:rPr>
          <w:rFonts w:ascii="微软雅黑" w:eastAsia="微软雅黑" w:hAnsi="微软雅黑" w:cs="Microsoft YaHei UI" w:hint="eastAsia"/>
          <w:bCs/>
          <w:noProof/>
          <w:color w:val="000000" w:themeColor="text1"/>
          <w:spacing w:val="12"/>
          <w:sz w:val="18"/>
          <w:szCs w:val="18"/>
        </w:rPr>
        <w:t>的、</w:t>
      </w:r>
      <w:r w:rsidR="00BF289C">
        <w:rPr>
          <w:rFonts w:ascii="微软雅黑" w:eastAsia="微软雅黑" w:hAnsi="微软雅黑" w:cs="Microsoft YaHei UI" w:hint="eastAsia"/>
          <w:bCs/>
          <w:noProof/>
          <w:color w:val="000000" w:themeColor="text1"/>
          <w:spacing w:val="12"/>
          <w:sz w:val="18"/>
          <w:szCs w:val="18"/>
        </w:rPr>
        <w:t>没有恶意的、</w:t>
      </w:r>
      <w:r w:rsidR="00B758E2">
        <w:rPr>
          <w:rFonts w:ascii="微软雅黑" w:eastAsia="微软雅黑" w:hAnsi="微软雅黑" w:cs="Microsoft YaHei UI" w:hint="eastAsia"/>
          <w:bCs/>
          <w:noProof/>
          <w:color w:val="000000" w:themeColor="text1"/>
          <w:spacing w:val="12"/>
          <w:sz w:val="18"/>
          <w:szCs w:val="18"/>
        </w:rPr>
        <w:t>充盈着真诚的，</w:t>
      </w:r>
      <w:r w:rsidR="007F3F81">
        <w:rPr>
          <w:rFonts w:ascii="微软雅黑" w:eastAsia="微软雅黑" w:hAnsi="微软雅黑" w:cs="Microsoft YaHei UI" w:hint="eastAsia"/>
          <w:bCs/>
          <w:noProof/>
          <w:color w:val="000000" w:themeColor="text1"/>
          <w:spacing w:val="12"/>
          <w:sz w:val="18"/>
          <w:szCs w:val="18"/>
        </w:rPr>
        <w:t>你必须</w:t>
      </w:r>
      <w:r w:rsidR="007A0C87">
        <w:rPr>
          <w:rFonts w:ascii="微软雅黑" w:eastAsia="微软雅黑" w:hAnsi="微软雅黑" w:cs="Microsoft YaHei UI" w:hint="eastAsia"/>
          <w:bCs/>
          <w:noProof/>
          <w:color w:val="000000" w:themeColor="text1"/>
          <w:spacing w:val="12"/>
          <w:sz w:val="18"/>
          <w:szCs w:val="18"/>
        </w:rPr>
        <w:t>逐渐</w:t>
      </w:r>
      <w:r w:rsidR="007F3F81">
        <w:rPr>
          <w:rFonts w:ascii="微软雅黑" w:eastAsia="微软雅黑" w:hAnsi="微软雅黑" w:cs="Microsoft YaHei UI" w:hint="eastAsia"/>
          <w:bCs/>
          <w:noProof/>
          <w:color w:val="000000" w:themeColor="text1"/>
          <w:spacing w:val="12"/>
          <w:sz w:val="18"/>
          <w:szCs w:val="18"/>
        </w:rPr>
        <w:t>学会如何与这样的</w:t>
      </w:r>
      <w:r w:rsidR="008D060C">
        <w:rPr>
          <w:rFonts w:ascii="微软雅黑" w:eastAsia="微软雅黑" w:hAnsi="微软雅黑" w:cs="Microsoft YaHei UI" w:hint="eastAsia"/>
          <w:bCs/>
          <w:noProof/>
          <w:color w:val="000000" w:themeColor="text1"/>
          <w:spacing w:val="12"/>
          <w:sz w:val="18"/>
          <w:szCs w:val="18"/>
        </w:rPr>
        <w:t>地形地貌打交道，而这完全是可以掌控的</w:t>
      </w:r>
      <w:r w:rsidR="00A6552B">
        <w:rPr>
          <w:rFonts w:ascii="微软雅黑" w:eastAsia="微软雅黑" w:hAnsi="微软雅黑" w:cs="Microsoft YaHei UI" w:hint="eastAsia"/>
          <w:bCs/>
          <w:noProof/>
          <w:color w:val="000000" w:themeColor="text1"/>
          <w:spacing w:val="12"/>
          <w:sz w:val="18"/>
          <w:szCs w:val="18"/>
        </w:rPr>
        <w:t>！而</w:t>
      </w:r>
      <w:r w:rsidR="00DC052A">
        <w:rPr>
          <w:rFonts w:ascii="微软雅黑" w:eastAsia="微软雅黑" w:hAnsi="微软雅黑" w:cs="Microsoft YaHei UI" w:hint="eastAsia"/>
          <w:bCs/>
          <w:noProof/>
          <w:color w:val="000000" w:themeColor="text1"/>
          <w:spacing w:val="12"/>
          <w:sz w:val="18"/>
          <w:szCs w:val="18"/>
        </w:rPr>
        <w:t>只有</w:t>
      </w:r>
      <w:r w:rsidR="006F5F6E">
        <w:rPr>
          <w:rFonts w:ascii="微软雅黑" w:eastAsia="微软雅黑" w:hAnsi="微软雅黑" w:cs="Microsoft YaHei UI" w:hint="eastAsia"/>
          <w:bCs/>
          <w:noProof/>
          <w:color w:val="000000" w:themeColor="text1"/>
          <w:spacing w:val="12"/>
          <w:sz w:val="18"/>
          <w:szCs w:val="18"/>
        </w:rPr>
        <w:t>在逐渐掌握</w:t>
      </w:r>
      <w:r w:rsidR="00DC052A">
        <w:rPr>
          <w:rFonts w:ascii="微软雅黑" w:eastAsia="微软雅黑" w:hAnsi="微软雅黑" w:cs="Microsoft YaHei UI" w:hint="eastAsia"/>
          <w:bCs/>
          <w:noProof/>
          <w:color w:val="000000" w:themeColor="text1"/>
          <w:spacing w:val="12"/>
          <w:sz w:val="18"/>
          <w:szCs w:val="18"/>
        </w:rPr>
        <w:t>这些</w:t>
      </w:r>
      <w:r w:rsidR="00B120E8">
        <w:rPr>
          <w:rFonts w:ascii="微软雅黑" w:eastAsia="微软雅黑" w:hAnsi="微软雅黑" w:cs="Microsoft YaHei UI" w:hint="eastAsia"/>
          <w:bCs/>
          <w:noProof/>
          <w:color w:val="000000" w:themeColor="text1"/>
          <w:spacing w:val="12"/>
          <w:sz w:val="18"/>
          <w:szCs w:val="18"/>
        </w:rPr>
        <w:t>技巧与铺展连接点</w:t>
      </w:r>
      <w:r w:rsidR="006F5F6E">
        <w:rPr>
          <w:rFonts w:ascii="微软雅黑" w:eastAsia="微软雅黑" w:hAnsi="微软雅黑" w:cs="Microsoft YaHei UI" w:hint="eastAsia"/>
          <w:bCs/>
          <w:noProof/>
          <w:color w:val="000000" w:themeColor="text1"/>
          <w:spacing w:val="12"/>
          <w:sz w:val="18"/>
          <w:szCs w:val="18"/>
        </w:rPr>
        <w:t>的过程</w:t>
      </w:r>
      <w:r w:rsidR="00B120E8">
        <w:rPr>
          <w:rFonts w:ascii="微软雅黑" w:eastAsia="微软雅黑" w:hAnsi="微软雅黑" w:cs="Microsoft YaHei UI" w:hint="eastAsia"/>
          <w:bCs/>
          <w:noProof/>
          <w:color w:val="000000" w:themeColor="text1"/>
          <w:spacing w:val="12"/>
          <w:sz w:val="18"/>
          <w:szCs w:val="18"/>
        </w:rPr>
        <w:t>中</w:t>
      </w:r>
      <w:r w:rsidR="00DC052A">
        <w:rPr>
          <w:rFonts w:ascii="微软雅黑" w:eastAsia="微软雅黑" w:hAnsi="微软雅黑" w:cs="Microsoft YaHei UI" w:hint="eastAsia"/>
          <w:bCs/>
          <w:noProof/>
          <w:color w:val="000000" w:themeColor="text1"/>
          <w:spacing w:val="12"/>
          <w:sz w:val="18"/>
          <w:szCs w:val="18"/>
        </w:rPr>
        <w:t>，你才能</w:t>
      </w:r>
      <w:r w:rsidR="00BF289C">
        <w:rPr>
          <w:rFonts w:ascii="微软雅黑" w:eastAsia="微软雅黑" w:hAnsi="微软雅黑" w:cs="Microsoft YaHei UI" w:hint="eastAsia"/>
          <w:bCs/>
          <w:noProof/>
          <w:color w:val="000000" w:themeColor="text1"/>
          <w:spacing w:val="12"/>
          <w:sz w:val="18"/>
          <w:szCs w:val="18"/>
        </w:rPr>
        <w:t>领会到</w:t>
      </w:r>
      <w:r w:rsidR="00DC052A">
        <w:rPr>
          <w:rFonts w:ascii="微软雅黑" w:eastAsia="微软雅黑" w:hAnsi="微软雅黑" w:cs="Microsoft YaHei UI" w:hint="eastAsia"/>
          <w:bCs/>
          <w:noProof/>
          <w:color w:val="000000" w:themeColor="text1"/>
          <w:spacing w:val="12"/>
          <w:sz w:val="18"/>
          <w:szCs w:val="18"/>
        </w:rPr>
        <w:t>那些</w:t>
      </w:r>
      <w:r w:rsidR="00702558">
        <w:rPr>
          <w:rFonts w:ascii="微软雅黑" w:eastAsia="微软雅黑" w:hAnsi="微软雅黑" w:cs="Microsoft YaHei UI" w:hint="eastAsia"/>
          <w:bCs/>
          <w:noProof/>
          <w:color w:val="000000" w:themeColor="text1"/>
          <w:spacing w:val="12"/>
          <w:sz w:val="18"/>
          <w:szCs w:val="18"/>
        </w:rPr>
        <w:t>交错的时刻是多么的</w:t>
      </w:r>
      <w:r w:rsidR="00BF289C">
        <w:rPr>
          <w:rFonts w:ascii="微软雅黑" w:eastAsia="微软雅黑" w:hAnsi="微软雅黑" w:cs="Microsoft YaHei UI" w:hint="eastAsia"/>
          <w:bCs/>
          <w:noProof/>
          <w:color w:val="000000" w:themeColor="text1"/>
          <w:spacing w:val="12"/>
          <w:sz w:val="18"/>
          <w:szCs w:val="18"/>
        </w:rPr>
        <w:t>珍贵</w:t>
      </w:r>
      <w:r w:rsidR="00702558">
        <w:rPr>
          <w:rFonts w:ascii="微软雅黑" w:eastAsia="微软雅黑" w:hAnsi="微软雅黑" w:cs="Microsoft YaHei UI" w:hint="eastAsia"/>
          <w:bCs/>
          <w:noProof/>
          <w:color w:val="000000" w:themeColor="text1"/>
          <w:spacing w:val="12"/>
          <w:sz w:val="18"/>
          <w:szCs w:val="18"/>
        </w:rPr>
        <w:t>幸福——在电量即将耗尽的时候，眼前出现了某人留下的充电机</w:t>
      </w:r>
      <w:r w:rsidR="002A4682">
        <w:rPr>
          <w:rFonts w:ascii="微软雅黑" w:eastAsia="微软雅黑" w:hAnsi="微软雅黑" w:cs="Microsoft YaHei UI" w:hint="eastAsia"/>
          <w:bCs/>
          <w:noProof/>
          <w:color w:val="000000" w:themeColor="text1"/>
          <w:spacing w:val="12"/>
          <w:sz w:val="18"/>
          <w:szCs w:val="18"/>
        </w:rPr>
        <w:t>；在寻找隐藏要素的时候，一个大大的指示牌准确而直观地指向了物品所在地</w:t>
      </w:r>
      <w:r w:rsidR="006F5F6E">
        <w:rPr>
          <w:rFonts w:ascii="微软雅黑" w:eastAsia="微软雅黑" w:hAnsi="微软雅黑" w:cs="Microsoft YaHei UI" w:hint="eastAsia"/>
          <w:bCs/>
          <w:noProof/>
          <w:color w:val="000000" w:themeColor="text1"/>
          <w:spacing w:val="12"/>
          <w:sz w:val="18"/>
          <w:szCs w:val="18"/>
        </w:rPr>
        <w:t>；</w:t>
      </w:r>
      <w:r w:rsidR="00B120E8">
        <w:rPr>
          <w:rFonts w:ascii="微软雅黑" w:eastAsia="微软雅黑" w:hAnsi="微软雅黑" w:cs="Microsoft YaHei UI" w:hint="eastAsia"/>
          <w:bCs/>
          <w:noProof/>
          <w:color w:val="000000" w:themeColor="text1"/>
          <w:spacing w:val="12"/>
          <w:sz w:val="18"/>
          <w:szCs w:val="18"/>
        </w:rPr>
        <w:t>一个索道</w:t>
      </w:r>
      <w:r w:rsidR="00AB0672">
        <w:rPr>
          <w:rFonts w:ascii="微软雅黑" w:eastAsia="微软雅黑" w:hAnsi="微软雅黑" w:cs="Microsoft YaHei UI" w:hint="eastAsia"/>
          <w:bCs/>
          <w:noProof/>
          <w:color w:val="000000" w:themeColor="text1"/>
          <w:spacing w:val="12"/>
          <w:sz w:val="18"/>
          <w:szCs w:val="18"/>
        </w:rPr>
        <w:t>恰好修在了两个索道各间隔350米的位置（如果你是索道工程师，你会明白</w:t>
      </w:r>
      <w:r w:rsidR="00333E7F">
        <w:rPr>
          <w:rFonts w:ascii="微软雅黑" w:eastAsia="微软雅黑" w:hAnsi="微软雅黑" w:cs="Microsoft YaHei UI" w:hint="eastAsia"/>
          <w:bCs/>
          <w:noProof/>
          <w:color w:val="000000" w:themeColor="text1"/>
          <w:spacing w:val="12"/>
          <w:sz w:val="18"/>
          <w:szCs w:val="18"/>
        </w:rPr>
        <w:t>我说的场景</w:t>
      </w:r>
      <w:r w:rsidR="00AB0672">
        <w:rPr>
          <w:rFonts w:ascii="微软雅黑" w:eastAsia="微软雅黑" w:hAnsi="微软雅黑" w:cs="Microsoft YaHei UI" w:hint="eastAsia"/>
          <w:bCs/>
          <w:noProof/>
          <w:color w:val="000000" w:themeColor="text1"/>
          <w:spacing w:val="12"/>
          <w:sz w:val="18"/>
          <w:szCs w:val="18"/>
        </w:rPr>
        <w:t>会有多么爽）</w:t>
      </w:r>
      <w:r w:rsidR="00B120E8">
        <w:rPr>
          <w:rFonts w:ascii="微软雅黑" w:eastAsia="微软雅黑" w:hAnsi="微软雅黑" w:cs="Microsoft YaHei UI" w:hint="eastAsia"/>
          <w:bCs/>
          <w:noProof/>
          <w:color w:val="000000" w:themeColor="text1"/>
          <w:spacing w:val="12"/>
          <w:sz w:val="18"/>
          <w:szCs w:val="18"/>
        </w:rPr>
        <w:t>；</w:t>
      </w:r>
      <w:r w:rsidR="006F5F6E">
        <w:rPr>
          <w:rFonts w:ascii="微软雅黑" w:eastAsia="微软雅黑" w:hAnsi="微软雅黑" w:cs="Microsoft YaHei UI" w:hint="eastAsia"/>
          <w:bCs/>
          <w:noProof/>
          <w:color w:val="000000" w:themeColor="text1"/>
          <w:spacing w:val="12"/>
          <w:sz w:val="18"/>
          <w:szCs w:val="18"/>
        </w:rPr>
        <w:t>或仅仅是下起了时光雨，</w:t>
      </w:r>
      <w:r w:rsidR="00CC6494">
        <w:rPr>
          <w:rFonts w:ascii="微软雅黑" w:eastAsia="微软雅黑" w:hAnsi="微软雅黑" w:cs="Microsoft YaHei UI" w:hint="eastAsia"/>
          <w:bCs/>
          <w:noProof/>
          <w:color w:val="000000" w:themeColor="text1"/>
          <w:spacing w:val="12"/>
          <w:sz w:val="18"/>
          <w:szCs w:val="18"/>
        </w:rPr>
        <w:t>你躲在了雨亭里休整，而亭子恰好播放了一首你最喜欢的歌</w:t>
      </w:r>
      <w:r w:rsidR="00BD1DB1">
        <w:rPr>
          <w:rFonts w:ascii="微软雅黑" w:eastAsia="微软雅黑" w:hAnsi="微软雅黑" w:cs="Microsoft YaHei UI" w:hint="eastAsia"/>
          <w:bCs/>
          <w:noProof/>
          <w:color w:val="000000" w:themeColor="text1"/>
          <w:spacing w:val="12"/>
          <w:sz w:val="18"/>
          <w:szCs w:val="18"/>
        </w:rPr>
        <w:t>——仅仅是为了</w:t>
      </w:r>
      <w:r w:rsidR="00AB0672">
        <w:rPr>
          <w:rFonts w:ascii="微软雅黑" w:eastAsia="微软雅黑" w:hAnsi="微软雅黑" w:cs="Microsoft YaHei UI" w:hint="eastAsia"/>
          <w:bCs/>
          <w:noProof/>
          <w:color w:val="000000" w:themeColor="text1"/>
          <w:spacing w:val="12"/>
          <w:sz w:val="18"/>
          <w:szCs w:val="18"/>
        </w:rPr>
        <w:t>上述那些</w:t>
      </w:r>
      <w:r w:rsidR="008B7617">
        <w:rPr>
          <w:rFonts w:ascii="微软雅黑" w:eastAsia="微软雅黑" w:hAnsi="微软雅黑" w:cs="Microsoft YaHei UI" w:hint="eastAsia"/>
          <w:bCs/>
          <w:noProof/>
          <w:color w:val="000000" w:themeColor="text1"/>
          <w:spacing w:val="12"/>
          <w:sz w:val="18"/>
          <w:szCs w:val="18"/>
        </w:rPr>
        <w:t>难以言喻</w:t>
      </w:r>
      <w:r w:rsidR="00BD1DB1">
        <w:rPr>
          <w:rFonts w:ascii="微软雅黑" w:eastAsia="微软雅黑" w:hAnsi="微软雅黑" w:cs="Microsoft YaHei UI" w:hint="eastAsia"/>
          <w:bCs/>
          <w:noProof/>
          <w:color w:val="000000" w:themeColor="text1"/>
          <w:spacing w:val="12"/>
          <w:sz w:val="18"/>
          <w:szCs w:val="18"/>
        </w:rPr>
        <w:t>的</w:t>
      </w:r>
      <w:r w:rsidR="00A36ECD">
        <w:rPr>
          <w:rFonts w:ascii="微软雅黑" w:eastAsia="微软雅黑" w:hAnsi="微软雅黑" w:cs="Microsoft YaHei UI" w:hint="eastAsia"/>
          <w:bCs/>
          <w:noProof/>
          <w:color w:val="000000" w:themeColor="text1"/>
          <w:spacing w:val="12"/>
          <w:sz w:val="18"/>
          <w:szCs w:val="18"/>
        </w:rPr>
        <w:t>神圣</w:t>
      </w:r>
      <w:r w:rsidR="00BD1DB1">
        <w:rPr>
          <w:rFonts w:ascii="微软雅黑" w:eastAsia="微软雅黑" w:hAnsi="微软雅黑" w:cs="Microsoft YaHei UI" w:hint="eastAsia"/>
          <w:bCs/>
          <w:noProof/>
          <w:color w:val="000000" w:themeColor="text1"/>
          <w:spacing w:val="12"/>
          <w:sz w:val="18"/>
          <w:szCs w:val="18"/>
        </w:rPr>
        <w:t>时刻，</w:t>
      </w:r>
      <w:r w:rsidR="00AB0672">
        <w:rPr>
          <w:rFonts w:ascii="微软雅黑" w:eastAsia="微软雅黑" w:hAnsi="微软雅黑" w:cs="Microsoft YaHei UI" w:hint="eastAsia"/>
          <w:bCs/>
          <w:noProof/>
          <w:color w:val="000000" w:themeColor="text1"/>
          <w:spacing w:val="12"/>
          <w:sz w:val="18"/>
          <w:szCs w:val="18"/>
        </w:rPr>
        <w:t>在2025年《死亡搁浅2》即将发售的前夕，</w:t>
      </w:r>
      <w:r w:rsidR="008B7617">
        <w:rPr>
          <w:rFonts w:ascii="微软雅黑" w:eastAsia="微软雅黑" w:hAnsi="微软雅黑" w:cs="Microsoft YaHei UI" w:hint="eastAsia"/>
          <w:bCs/>
          <w:noProof/>
          <w:color w:val="000000" w:themeColor="text1"/>
          <w:spacing w:val="12"/>
          <w:sz w:val="18"/>
          <w:szCs w:val="18"/>
        </w:rPr>
        <w:t>如果还未曾体验过这款游戏的话，</w:t>
      </w:r>
      <w:r w:rsidR="00AB0672">
        <w:rPr>
          <w:rFonts w:ascii="微软雅黑" w:eastAsia="微软雅黑" w:hAnsi="微软雅黑" w:cs="Microsoft YaHei UI" w:hint="eastAsia"/>
          <w:bCs/>
          <w:noProof/>
          <w:color w:val="000000" w:themeColor="text1"/>
          <w:spacing w:val="12"/>
          <w:sz w:val="18"/>
          <w:szCs w:val="18"/>
        </w:rPr>
        <w:t>我</w:t>
      </w:r>
      <w:r w:rsidR="00A36ECD">
        <w:rPr>
          <w:rFonts w:ascii="微软雅黑" w:eastAsia="微软雅黑" w:hAnsi="微软雅黑" w:cs="Microsoft YaHei UI" w:hint="eastAsia"/>
          <w:bCs/>
          <w:noProof/>
          <w:color w:val="000000" w:themeColor="text1"/>
          <w:spacing w:val="12"/>
          <w:sz w:val="18"/>
          <w:szCs w:val="18"/>
        </w:rPr>
        <w:t>觉得</w:t>
      </w:r>
      <w:r w:rsidR="00AB0672">
        <w:rPr>
          <w:rFonts w:ascii="微软雅黑" w:eastAsia="微软雅黑" w:hAnsi="微软雅黑" w:cs="Microsoft YaHei UI" w:hint="eastAsia"/>
          <w:bCs/>
          <w:noProof/>
          <w:color w:val="000000" w:themeColor="text1"/>
          <w:spacing w:val="12"/>
          <w:sz w:val="18"/>
          <w:szCs w:val="18"/>
        </w:rPr>
        <w:t>你依然应该试着</w:t>
      </w:r>
      <w:r w:rsidR="004872BA">
        <w:rPr>
          <w:rFonts w:ascii="微软雅黑" w:eastAsia="微软雅黑" w:hAnsi="微软雅黑" w:cs="Microsoft YaHei UI" w:hint="eastAsia"/>
          <w:bCs/>
          <w:noProof/>
          <w:color w:val="000000" w:themeColor="text1"/>
          <w:spacing w:val="12"/>
          <w:sz w:val="18"/>
          <w:szCs w:val="18"/>
        </w:rPr>
        <w:t>开启这场冒险</w:t>
      </w:r>
      <w:r w:rsidR="008B7617">
        <w:rPr>
          <w:rFonts w:ascii="微软雅黑" w:eastAsia="微软雅黑" w:hAnsi="微软雅黑" w:cs="Microsoft YaHei UI" w:hint="eastAsia"/>
          <w:bCs/>
          <w:noProof/>
          <w:color w:val="000000" w:themeColor="text1"/>
          <w:spacing w:val="12"/>
          <w:sz w:val="18"/>
          <w:szCs w:val="18"/>
        </w:rPr>
        <w:t>。</w:t>
      </w:r>
    </w:p>
    <w:p w14:paraId="127C9F4F" w14:textId="3964A0E7" w:rsidR="005F7467" w:rsidRDefault="00E942DF" w:rsidP="001961EC">
      <w:pPr>
        <w:ind w:firstLineChars="200" w:firstLine="408"/>
        <w:rPr>
          <w:rFonts w:ascii="微软雅黑" w:eastAsia="微软雅黑" w:hAnsi="微软雅黑" w:cs="Microsoft YaHei UI" w:hint="eastAsia"/>
          <w:bCs/>
          <w:noProof/>
          <w:color w:val="000000" w:themeColor="text1"/>
          <w:spacing w:val="12"/>
          <w:sz w:val="18"/>
          <w:szCs w:val="18"/>
        </w:rPr>
      </w:pPr>
      <w:r w:rsidRPr="00E942DF">
        <w:rPr>
          <w:rFonts w:ascii="微软雅黑" w:eastAsia="微软雅黑" w:hAnsi="微软雅黑" w:cs="Microsoft YaHei UI" w:hint="eastAsia"/>
          <w:bCs/>
          <w:noProof/>
          <w:color w:val="000000" w:themeColor="text1"/>
          <w:spacing w:val="12"/>
          <w:sz w:val="18"/>
          <w:szCs w:val="18"/>
        </w:rPr>
        <w:t>如果你和我一样，对战斗系统的设计并不执着，也不苛求完美的人物刻画或剧情走向，那么我会毫不犹豫地向你推荐《死亡搁浅》——甚至可以说，如果你和我一样对平台跳跃类游戏情有独钟，那么这款游戏绝对值得</w:t>
      </w:r>
      <w:r>
        <w:rPr>
          <w:rFonts w:ascii="微软雅黑" w:eastAsia="微软雅黑" w:hAnsi="微软雅黑" w:cs="Microsoft YaHei UI" w:hint="eastAsia"/>
          <w:bCs/>
          <w:noProof/>
          <w:color w:val="000000" w:themeColor="text1"/>
          <w:spacing w:val="12"/>
          <w:sz w:val="18"/>
          <w:szCs w:val="18"/>
        </w:rPr>
        <w:t>你</w:t>
      </w:r>
      <w:r w:rsidRPr="00E942DF">
        <w:rPr>
          <w:rFonts w:ascii="微软雅黑" w:eastAsia="微软雅黑" w:hAnsi="微软雅黑" w:cs="Microsoft YaHei UI" w:hint="eastAsia"/>
          <w:bCs/>
          <w:noProof/>
          <w:color w:val="000000" w:themeColor="text1"/>
          <w:spacing w:val="12"/>
          <w:sz w:val="18"/>
          <w:szCs w:val="18"/>
        </w:rPr>
        <w:t>一试</w:t>
      </w:r>
      <w:r>
        <w:rPr>
          <w:rFonts w:ascii="微软雅黑" w:eastAsia="微软雅黑" w:hAnsi="微软雅黑" w:cs="Microsoft YaHei UI" w:hint="eastAsia"/>
          <w:bCs/>
          <w:noProof/>
          <w:color w:val="000000" w:themeColor="text1"/>
          <w:spacing w:val="12"/>
          <w:sz w:val="18"/>
          <w:szCs w:val="18"/>
        </w:rPr>
        <w:t>——这绝对不是</w:t>
      </w:r>
      <w:r w:rsidRPr="0082137C">
        <w:rPr>
          <w:rFonts w:ascii="微软雅黑" w:eastAsia="微软雅黑" w:hAnsi="微软雅黑" w:cs="Microsoft YaHei UI" w:hint="eastAsia"/>
          <w:bCs/>
          <w:noProof/>
          <w:color w:val="000000" w:themeColor="text1"/>
          <w:spacing w:val="12"/>
          <w:sz w:val="18"/>
          <w:szCs w:val="18"/>
        </w:rPr>
        <w:t>耸人听闻</w:t>
      </w:r>
      <w:r>
        <w:rPr>
          <w:rFonts w:ascii="微软雅黑" w:eastAsia="微软雅黑" w:hAnsi="微软雅黑" w:cs="Microsoft YaHei UI" w:hint="eastAsia"/>
          <w:bCs/>
          <w:noProof/>
          <w:color w:val="000000" w:themeColor="text1"/>
          <w:spacing w:val="12"/>
          <w:sz w:val="18"/>
          <w:szCs w:val="18"/>
        </w:rPr>
        <w:t>，毕竟我超级喜欢《蔚蓝》，它是我2023年最喜欢的游戏，我用了60小时达成了全成就，冲过了所有看似很难实则的确不简单的关卡，这或许是我这么多年游戏游玩史上最勇敢的一次冒险</w:t>
      </w:r>
      <w:r w:rsidRPr="00E942DF">
        <w:rPr>
          <w:rFonts w:ascii="微软雅黑" w:eastAsia="微软雅黑" w:hAnsi="微软雅黑" w:cs="Microsoft YaHei UI" w:hint="eastAsia"/>
          <w:bCs/>
          <w:noProof/>
          <w:color w:val="000000" w:themeColor="text1"/>
          <w:spacing w:val="12"/>
          <w:sz w:val="18"/>
          <w:szCs w:val="18"/>
        </w:rPr>
        <w:t>；我也</w:t>
      </w:r>
      <w:r>
        <w:rPr>
          <w:rFonts w:ascii="微软雅黑" w:eastAsia="微软雅黑" w:hAnsi="微软雅黑" w:cs="Microsoft YaHei UI" w:hint="eastAsia"/>
          <w:bCs/>
          <w:noProof/>
          <w:color w:val="000000" w:themeColor="text1"/>
          <w:spacing w:val="12"/>
          <w:sz w:val="18"/>
          <w:szCs w:val="18"/>
        </w:rPr>
        <w:t>同时很喜欢</w:t>
      </w:r>
      <w:r w:rsidRPr="00E942DF">
        <w:rPr>
          <w:rFonts w:ascii="微软雅黑" w:eastAsia="微软雅黑" w:hAnsi="微软雅黑" w:cs="Microsoft YaHei UI" w:hint="eastAsia"/>
          <w:bCs/>
          <w:noProof/>
          <w:color w:val="000000" w:themeColor="text1"/>
          <w:spacing w:val="12"/>
          <w:sz w:val="18"/>
          <w:szCs w:val="18"/>
        </w:rPr>
        <w:t>《Jump King》，</w:t>
      </w:r>
      <w:r>
        <w:rPr>
          <w:rFonts w:ascii="微软雅黑" w:eastAsia="微软雅黑" w:hAnsi="微软雅黑" w:cs="Microsoft YaHei UI" w:hint="eastAsia"/>
          <w:bCs/>
          <w:noProof/>
          <w:color w:val="000000" w:themeColor="text1"/>
          <w:spacing w:val="12"/>
          <w:sz w:val="18"/>
          <w:szCs w:val="18"/>
        </w:rPr>
        <w:t>以至于</w:t>
      </w:r>
      <w:r w:rsidRPr="00E942DF">
        <w:rPr>
          <w:rFonts w:ascii="微软雅黑" w:eastAsia="微软雅黑" w:hAnsi="微软雅黑" w:cs="Microsoft YaHei UI" w:hint="eastAsia"/>
          <w:bCs/>
          <w:noProof/>
          <w:color w:val="000000" w:themeColor="text1"/>
          <w:spacing w:val="12"/>
          <w:sz w:val="18"/>
          <w:szCs w:val="18"/>
        </w:rPr>
        <w:t>15小时便能将通关时间压缩至</w:t>
      </w:r>
      <w:r w:rsidR="000B5FA3">
        <w:rPr>
          <w:rFonts w:ascii="微软雅黑" w:eastAsia="微软雅黑" w:hAnsi="微软雅黑" w:cs="Microsoft YaHei UI" w:hint="eastAsia"/>
          <w:bCs/>
          <w:noProof/>
          <w:color w:val="000000" w:themeColor="text1"/>
          <w:spacing w:val="12"/>
          <w:sz w:val="18"/>
          <w:szCs w:val="18"/>
        </w:rPr>
        <w:t>8</w:t>
      </w:r>
      <w:r w:rsidRPr="00E942DF">
        <w:rPr>
          <w:rFonts w:ascii="微软雅黑" w:eastAsia="微软雅黑" w:hAnsi="微软雅黑" w:cs="Microsoft YaHei UI" w:hint="eastAsia"/>
          <w:bCs/>
          <w:noProof/>
          <w:color w:val="000000" w:themeColor="text1"/>
          <w:spacing w:val="12"/>
          <w:sz w:val="18"/>
          <w:szCs w:val="18"/>
        </w:rPr>
        <w:t>分钟以内，并在不到20小时的总游戏时间里，30多次登上塔顶迎娶公主。而在《死亡搁浅》中，我花了30多个小时才第一次见到被困于美国西部的艾米丽——</w:t>
      </w:r>
      <w:r w:rsidR="0005251A">
        <w:rPr>
          <w:rFonts w:ascii="微软雅黑" w:eastAsia="微软雅黑" w:hAnsi="微软雅黑" w:cs="Microsoft YaHei UI" w:hint="eastAsia"/>
          <w:bCs/>
          <w:noProof/>
          <w:color w:val="000000" w:themeColor="text1"/>
          <w:spacing w:val="12"/>
          <w:sz w:val="18"/>
          <w:szCs w:val="18"/>
        </w:rPr>
        <w:t>无论如何，</w:t>
      </w:r>
      <w:r w:rsidRPr="00E942DF">
        <w:rPr>
          <w:rFonts w:ascii="微软雅黑" w:eastAsia="微软雅黑" w:hAnsi="微软雅黑" w:cs="Microsoft YaHei UI" w:hint="eastAsia"/>
          <w:bCs/>
          <w:noProof/>
          <w:color w:val="000000" w:themeColor="text1"/>
          <w:spacing w:val="12"/>
          <w:sz w:val="18"/>
          <w:szCs w:val="18"/>
        </w:rPr>
        <w:t>这些游戏的核心挑战惊人地相似：</w:t>
      </w:r>
      <w:r w:rsidR="0005251A">
        <w:rPr>
          <w:rFonts w:ascii="微软雅黑" w:eastAsia="微软雅黑" w:hAnsi="微软雅黑" w:cs="Microsoft YaHei UI" w:hint="eastAsia"/>
          <w:bCs/>
          <w:noProof/>
          <w:color w:val="000000" w:themeColor="text1"/>
          <w:spacing w:val="12"/>
          <w:sz w:val="18"/>
          <w:szCs w:val="18"/>
        </w:rPr>
        <w:t>真正的</w:t>
      </w:r>
      <w:r w:rsidRPr="00E942DF">
        <w:rPr>
          <w:rFonts w:ascii="微软雅黑" w:eastAsia="微软雅黑" w:hAnsi="微软雅黑" w:cs="Microsoft YaHei UI" w:hint="eastAsia"/>
          <w:bCs/>
          <w:noProof/>
          <w:color w:val="000000" w:themeColor="text1"/>
          <w:spacing w:val="12"/>
          <w:sz w:val="18"/>
          <w:szCs w:val="18"/>
        </w:rPr>
        <w:t>敌人从来不是具象的怪物，而是那些看似平凡却充满恶意的地形与地貌。无论是像素块堆砌的山崖，还是荒原上湿滑的苔藓，它们都在用最原始的方式考验着玩家的耐心与技巧</w:t>
      </w:r>
      <w:r w:rsidR="00261B9E">
        <w:rPr>
          <w:rFonts w:ascii="微软雅黑" w:eastAsia="微软雅黑" w:hAnsi="微软雅黑" w:cs="Microsoft YaHei UI" w:hint="eastAsia"/>
          <w:bCs/>
          <w:noProof/>
          <w:color w:val="000000" w:themeColor="text1"/>
          <w:spacing w:val="12"/>
          <w:sz w:val="18"/>
          <w:szCs w:val="18"/>
        </w:rPr>
        <w:t>，而你</w:t>
      </w:r>
      <w:r w:rsidR="002F1B6B">
        <w:rPr>
          <w:rFonts w:ascii="微软雅黑" w:eastAsia="微软雅黑" w:hAnsi="微软雅黑" w:cs="Microsoft YaHei UI" w:hint="eastAsia"/>
          <w:bCs/>
          <w:noProof/>
          <w:color w:val="000000" w:themeColor="text1"/>
          <w:spacing w:val="12"/>
          <w:sz w:val="18"/>
          <w:szCs w:val="18"/>
        </w:rPr>
        <w:t>的跌倒的挫败、</w:t>
      </w:r>
      <w:r w:rsidR="004F469C">
        <w:rPr>
          <w:rFonts w:ascii="微软雅黑" w:eastAsia="微软雅黑" w:hAnsi="微软雅黑" w:cs="Microsoft YaHei UI" w:hint="eastAsia"/>
          <w:bCs/>
          <w:noProof/>
          <w:color w:val="000000" w:themeColor="text1"/>
          <w:spacing w:val="12"/>
          <w:sz w:val="18"/>
          <w:szCs w:val="18"/>
        </w:rPr>
        <w:t>失望、灰心</w:t>
      </w:r>
      <w:r w:rsidR="00F76AC4">
        <w:rPr>
          <w:rFonts w:ascii="微软雅黑" w:eastAsia="微软雅黑" w:hAnsi="微软雅黑" w:cs="Microsoft YaHei UI" w:hint="eastAsia"/>
          <w:bCs/>
          <w:noProof/>
          <w:color w:val="000000" w:themeColor="text1"/>
          <w:spacing w:val="12"/>
          <w:sz w:val="18"/>
          <w:szCs w:val="18"/>
        </w:rPr>
        <w:t>、不甘与倔强</w:t>
      </w:r>
      <w:r w:rsidR="004F469C">
        <w:rPr>
          <w:rFonts w:ascii="微软雅黑" w:eastAsia="微软雅黑" w:hAnsi="微软雅黑" w:cs="Microsoft YaHei UI" w:hint="eastAsia"/>
          <w:bCs/>
          <w:noProof/>
          <w:color w:val="000000" w:themeColor="text1"/>
          <w:spacing w:val="12"/>
          <w:sz w:val="18"/>
          <w:szCs w:val="18"/>
        </w:rPr>
        <w:t>，与翻越山丘时目睹从未见过景色的</w:t>
      </w:r>
      <w:r w:rsidR="00F76AC4">
        <w:rPr>
          <w:rFonts w:ascii="微软雅黑" w:eastAsia="微软雅黑" w:hAnsi="微软雅黑" w:cs="Microsoft YaHei UI" w:hint="eastAsia"/>
          <w:bCs/>
          <w:noProof/>
          <w:color w:val="000000" w:themeColor="text1"/>
          <w:spacing w:val="12"/>
          <w:sz w:val="18"/>
          <w:szCs w:val="18"/>
        </w:rPr>
        <w:t>执着、喜悦与救赎，这些当然都是真的</w:t>
      </w:r>
      <w:r w:rsidR="00F44D31">
        <w:rPr>
          <w:rFonts w:ascii="微软雅黑" w:eastAsia="微软雅黑" w:hAnsi="微软雅黑" w:cs="Microsoft YaHei UI" w:hint="eastAsia"/>
          <w:bCs/>
          <w:noProof/>
          <w:color w:val="000000" w:themeColor="text1"/>
          <w:spacing w:val="12"/>
          <w:sz w:val="18"/>
          <w:szCs w:val="18"/>
        </w:rPr>
        <w:t>——不用我告诉你，你自己知道这些都无言的、沉默的</w:t>
      </w:r>
      <w:r w:rsidR="001961EC">
        <w:rPr>
          <w:rFonts w:ascii="微软雅黑" w:eastAsia="微软雅黑" w:hAnsi="微软雅黑" w:cs="Microsoft YaHei UI" w:hint="eastAsia"/>
          <w:bCs/>
          <w:noProof/>
          <w:color w:val="000000" w:themeColor="text1"/>
          <w:spacing w:val="12"/>
          <w:sz w:val="18"/>
          <w:szCs w:val="18"/>
        </w:rPr>
        <w:t>情感</w:t>
      </w:r>
      <w:r w:rsidR="00F44D31">
        <w:rPr>
          <w:rFonts w:ascii="微软雅黑" w:eastAsia="微软雅黑" w:hAnsi="微软雅黑" w:cs="Microsoft YaHei UI" w:hint="eastAsia"/>
          <w:bCs/>
          <w:noProof/>
          <w:color w:val="000000" w:themeColor="text1"/>
          <w:spacing w:val="12"/>
          <w:sz w:val="18"/>
          <w:szCs w:val="18"/>
        </w:rPr>
        <w:t>都是真的</w:t>
      </w:r>
      <w:r w:rsidRPr="00E942DF">
        <w:rPr>
          <w:rFonts w:ascii="微软雅黑" w:eastAsia="微软雅黑" w:hAnsi="微软雅黑" w:cs="Microsoft YaHei UI" w:hint="eastAsia"/>
          <w:bCs/>
          <w:noProof/>
          <w:color w:val="000000" w:themeColor="text1"/>
          <w:spacing w:val="12"/>
          <w:sz w:val="18"/>
          <w:szCs w:val="18"/>
        </w:rPr>
        <w:t>，</w:t>
      </w:r>
      <w:r w:rsidR="00F44D31">
        <w:rPr>
          <w:rFonts w:ascii="微软雅黑" w:eastAsia="微软雅黑" w:hAnsi="微软雅黑" w:cs="Microsoft YaHei UI" w:hint="eastAsia"/>
          <w:bCs/>
          <w:noProof/>
          <w:color w:val="000000" w:themeColor="text1"/>
          <w:spacing w:val="12"/>
          <w:sz w:val="18"/>
          <w:szCs w:val="18"/>
        </w:rPr>
        <w:t>而</w:t>
      </w:r>
      <w:r w:rsidR="0005251A">
        <w:rPr>
          <w:rFonts w:ascii="微软雅黑" w:eastAsia="微软雅黑" w:hAnsi="微软雅黑" w:cs="Microsoft YaHei UI" w:hint="eastAsia"/>
          <w:bCs/>
          <w:noProof/>
          <w:color w:val="000000" w:themeColor="text1"/>
          <w:spacing w:val="12"/>
          <w:sz w:val="18"/>
          <w:szCs w:val="18"/>
        </w:rPr>
        <w:t>你所</w:t>
      </w:r>
      <w:r w:rsidR="001961EC">
        <w:rPr>
          <w:rFonts w:ascii="微软雅黑" w:eastAsia="微软雅黑" w:hAnsi="微软雅黑" w:cs="Microsoft YaHei UI" w:hint="eastAsia"/>
          <w:bCs/>
          <w:noProof/>
          <w:color w:val="000000" w:themeColor="text1"/>
          <w:spacing w:val="12"/>
          <w:sz w:val="18"/>
          <w:szCs w:val="18"/>
        </w:rPr>
        <w:t>渴求的这些，在《死亡搁浅》中都能找到。</w:t>
      </w:r>
    </w:p>
    <w:p w14:paraId="06271D15" w14:textId="5E44608B" w:rsidR="008B7617" w:rsidRDefault="008B7617" w:rsidP="00205260">
      <w:pPr>
        <w:ind w:firstLineChars="200" w:firstLine="408"/>
        <w:rPr>
          <w:ins w:id="0" w:author="Microsoft Word" w:date="2025-07-07T22:43:00Z" w16du:dateUtc="2025-07-07T14:43:00Z"/>
          <w:rFonts w:ascii="微软雅黑" w:eastAsia="微软雅黑" w:hAnsi="微软雅黑" w:cs="Microsoft YaHei UI" w:hint="eastAsia"/>
          <w:bCs/>
          <w:noProof/>
          <w:color w:val="000000" w:themeColor="text1"/>
          <w:spacing w:val="12"/>
          <w:sz w:val="18"/>
          <w:szCs w:val="18"/>
        </w:rPr>
      </w:pPr>
      <w:ins w:id="1" w:author="Microsoft Word" w:date="2025-07-07T22:43:00Z" w16du:dateUtc="2025-07-07T14:43:00Z">
        <w:r>
          <w:rPr>
            <w:rFonts w:ascii="微软雅黑" w:eastAsia="微软雅黑" w:hAnsi="微软雅黑" w:cs="Microsoft YaHei UI" w:hint="eastAsia"/>
            <w:bCs/>
            <w:noProof/>
            <w:color w:val="000000" w:themeColor="text1"/>
            <w:spacing w:val="12"/>
            <w:sz w:val="18"/>
            <w:szCs w:val="18"/>
          </w:rPr>
          <w:t>如果你和我一样，不</w:t>
        </w:r>
        <w:r w:rsidR="000D611F">
          <w:rPr>
            <w:rFonts w:ascii="微软雅黑" w:eastAsia="微软雅黑" w:hAnsi="微软雅黑" w:cs="Microsoft YaHei UI" w:hint="eastAsia"/>
            <w:bCs/>
            <w:noProof/>
            <w:color w:val="000000" w:themeColor="text1"/>
            <w:spacing w:val="12"/>
            <w:sz w:val="18"/>
            <w:szCs w:val="18"/>
          </w:rPr>
          <w:t>排斥</w:t>
        </w:r>
        <w:r>
          <w:rPr>
            <w:rFonts w:ascii="微软雅黑" w:eastAsia="微软雅黑" w:hAnsi="微软雅黑" w:cs="Microsoft YaHei UI" w:hint="eastAsia"/>
            <w:bCs/>
            <w:noProof/>
            <w:color w:val="000000" w:themeColor="text1"/>
            <w:spacing w:val="12"/>
            <w:sz w:val="18"/>
            <w:szCs w:val="18"/>
          </w:rPr>
          <w:t>计算规划，或是享受。</w:t>
        </w:r>
        <w:r w:rsidR="00A36ECD">
          <w:rPr>
            <w:rFonts w:ascii="微软雅黑" w:eastAsia="微软雅黑" w:hAnsi="微软雅黑" w:cs="Microsoft YaHei UI" w:hint="eastAsia"/>
            <w:bCs/>
            <w:noProof/>
            <w:color w:val="000000" w:themeColor="text1"/>
            <w:spacing w:val="12"/>
            <w:sz w:val="18"/>
            <w:szCs w:val="18"/>
          </w:rPr>
          <w:t>对100小时以上的游戏感兴趣</w:t>
        </w:r>
        <w:r w:rsidR="004F5398">
          <w:rPr>
            <w:rFonts w:ascii="微软雅黑" w:eastAsia="微软雅黑" w:hAnsi="微软雅黑" w:cs="Microsoft YaHei UI" w:hint="eastAsia"/>
            <w:bCs/>
            <w:noProof/>
            <w:color w:val="000000" w:themeColor="text1"/>
            <w:spacing w:val="12"/>
            <w:sz w:val="18"/>
            <w:szCs w:val="18"/>
          </w:rPr>
          <w:t xml:space="preserve"> 探索游戏的每一处角落</w:t>
        </w:r>
      </w:ins>
    </w:p>
    <w:p w14:paraId="2AC609F1" w14:textId="6C29FCC6" w:rsidR="00622EC1" w:rsidRDefault="000351DA" w:rsidP="00A97F3D">
      <w:pPr>
        <w:ind w:firstLineChars="200" w:firstLine="408"/>
        <w:rPr>
          <w:rFonts w:ascii="微软雅黑" w:eastAsia="微软雅黑" w:hAnsi="微软雅黑" w:cs="Microsoft YaHei UI" w:hint="eastAsia"/>
          <w:bCs/>
          <w:noProof/>
          <w:color w:val="000000" w:themeColor="text1"/>
          <w:spacing w:val="12"/>
          <w:sz w:val="18"/>
          <w:szCs w:val="18"/>
        </w:rPr>
      </w:pPr>
      <w:r w:rsidRPr="000351DA">
        <w:rPr>
          <w:rFonts w:ascii="微软雅黑" w:eastAsia="微软雅黑" w:hAnsi="微软雅黑" w:cs="Microsoft YaHei UI" w:hint="eastAsia"/>
          <w:bCs/>
          <w:noProof/>
          <w:color w:val="000000" w:themeColor="text1"/>
          <w:spacing w:val="12"/>
          <w:sz w:val="18"/>
          <w:szCs w:val="18"/>
        </w:rPr>
        <w:t>如果你和我一样，对战斗系统的设计并不执着，也不苛求完美的人物刻画或剧情走向，</w:t>
      </w:r>
      <w:r w:rsidR="00283A6E">
        <w:rPr>
          <w:rFonts w:ascii="微软雅黑" w:eastAsia="微软雅黑" w:hAnsi="微软雅黑" w:cs="Microsoft YaHei UI" w:hint="eastAsia"/>
          <w:bCs/>
          <w:noProof/>
          <w:color w:val="000000" w:themeColor="text1"/>
          <w:spacing w:val="12"/>
          <w:sz w:val="18"/>
          <w:szCs w:val="18"/>
        </w:rPr>
        <w:t>而只是单纯地期待一场“冒险”，</w:t>
      </w:r>
      <w:r w:rsidRPr="000351DA">
        <w:rPr>
          <w:rFonts w:ascii="微软雅黑" w:eastAsia="微软雅黑" w:hAnsi="微软雅黑" w:cs="Microsoft YaHei UI" w:hint="eastAsia"/>
          <w:bCs/>
          <w:noProof/>
          <w:color w:val="000000" w:themeColor="text1"/>
          <w:spacing w:val="12"/>
          <w:sz w:val="18"/>
          <w:szCs w:val="18"/>
        </w:rPr>
        <w:t>那么我会向你推荐《死亡搁浅》</w:t>
      </w:r>
      <w:r w:rsidR="0038651F">
        <w:rPr>
          <w:rFonts w:ascii="微软雅黑" w:eastAsia="微软雅黑" w:hAnsi="微软雅黑" w:cs="Microsoft YaHei UI" w:hint="eastAsia"/>
          <w:bCs/>
          <w:noProof/>
          <w:color w:val="000000" w:themeColor="text1"/>
          <w:spacing w:val="12"/>
          <w:sz w:val="18"/>
          <w:szCs w:val="18"/>
        </w:rPr>
        <w:t>。</w:t>
      </w:r>
      <w:r w:rsidRPr="000351DA">
        <w:rPr>
          <w:rFonts w:ascii="微软雅黑" w:eastAsia="微软雅黑" w:hAnsi="微软雅黑" w:cs="Microsoft YaHei UI" w:hint="eastAsia"/>
          <w:bCs/>
          <w:noProof/>
          <w:color w:val="000000" w:themeColor="text1"/>
          <w:spacing w:val="12"/>
          <w:sz w:val="18"/>
          <w:szCs w:val="18"/>
        </w:rPr>
        <w:t>甚至可以说，如果你对平台跳跃类游戏情有独钟，那么这款游戏</w:t>
      </w:r>
      <w:r w:rsidR="00D27C82">
        <w:rPr>
          <w:rFonts w:ascii="微软雅黑" w:eastAsia="微软雅黑" w:hAnsi="微软雅黑" w:cs="Microsoft YaHei UI" w:hint="eastAsia"/>
          <w:bCs/>
          <w:noProof/>
          <w:color w:val="000000" w:themeColor="text1"/>
          <w:spacing w:val="12"/>
          <w:sz w:val="18"/>
          <w:szCs w:val="18"/>
        </w:rPr>
        <w:t>无疑</w:t>
      </w:r>
      <w:r>
        <w:rPr>
          <w:rFonts w:ascii="微软雅黑" w:eastAsia="微软雅黑" w:hAnsi="微软雅黑" w:cs="Microsoft YaHei UI" w:hint="eastAsia"/>
          <w:bCs/>
          <w:noProof/>
          <w:color w:val="000000" w:themeColor="text1"/>
          <w:spacing w:val="12"/>
          <w:sz w:val="18"/>
          <w:szCs w:val="18"/>
        </w:rPr>
        <w:t>是值得一试的——这绝非耸人听闻</w:t>
      </w:r>
      <w:r w:rsidRPr="000351DA">
        <w:rPr>
          <w:rFonts w:ascii="微软雅黑" w:eastAsia="微软雅黑" w:hAnsi="微软雅黑" w:cs="Microsoft YaHei UI" w:hint="eastAsia"/>
          <w:bCs/>
          <w:noProof/>
          <w:color w:val="000000" w:themeColor="text1"/>
          <w:spacing w:val="12"/>
          <w:sz w:val="18"/>
          <w:szCs w:val="18"/>
        </w:rPr>
        <w:t>，</w:t>
      </w:r>
      <w:r w:rsidR="001F5E05">
        <w:rPr>
          <w:rFonts w:ascii="微软雅黑" w:eastAsia="微软雅黑" w:hAnsi="微软雅黑" w:cs="Microsoft YaHei UI" w:hint="eastAsia"/>
          <w:bCs/>
          <w:noProof/>
          <w:color w:val="000000" w:themeColor="text1"/>
          <w:spacing w:val="12"/>
          <w:sz w:val="18"/>
          <w:szCs w:val="18"/>
        </w:rPr>
        <w:t>毕竟我</w:t>
      </w:r>
      <w:r w:rsidR="00A140B4">
        <w:rPr>
          <w:rFonts w:ascii="微软雅黑" w:eastAsia="微软雅黑" w:hAnsi="微软雅黑" w:cs="Microsoft YaHei UI" w:hint="eastAsia"/>
          <w:bCs/>
          <w:noProof/>
          <w:color w:val="000000" w:themeColor="text1"/>
          <w:spacing w:val="12"/>
          <w:sz w:val="18"/>
          <w:szCs w:val="18"/>
        </w:rPr>
        <w:t>很</w:t>
      </w:r>
      <w:r w:rsidR="001F5E05">
        <w:rPr>
          <w:rFonts w:ascii="微软雅黑" w:eastAsia="微软雅黑" w:hAnsi="微软雅黑" w:cs="Microsoft YaHei UI" w:hint="eastAsia"/>
          <w:bCs/>
          <w:noProof/>
          <w:color w:val="000000" w:themeColor="text1"/>
          <w:spacing w:val="12"/>
          <w:sz w:val="18"/>
          <w:szCs w:val="18"/>
        </w:rPr>
        <w:t>喜欢《</w:t>
      </w:r>
      <w:r w:rsidR="00712360">
        <w:rPr>
          <w:rFonts w:ascii="微软雅黑" w:eastAsia="微软雅黑" w:hAnsi="微软雅黑" w:cs="Microsoft YaHei UI" w:hint="eastAsia"/>
          <w:bCs/>
          <w:noProof/>
          <w:color w:val="000000" w:themeColor="text1"/>
          <w:spacing w:val="12"/>
          <w:sz w:val="18"/>
          <w:szCs w:val="18"/>
        </w:rPr>
        <w:t>蔚蓝</w:t>
      </w:r>
      <w:r w:rsidR="001F5E05">
        <w:rPr>
          <w:rFonts w:ascii="微软雅黑" w:eastAsia="微软雅黑" w:hAnsi="微软雅黑" w:cs="Microsoft YaHei UI" w:hint="eastAsia"/>
          <w:bCs/>
          <w:noProof/>
          <w:color w:val="000000" w:themeColor="text1"/>
          <w:spacing w:val="12"/>
          <w:sz w:val="18"/>
          <w:szCs w:val="18"/>
        </w:rPr>
        <w:t>》，它是我2023年最喜欢的游戏，</w:t>
      </w:r>
      <w:r w:rsidR="00A6552B">
        <w:rPr>
          <w:rFonts w:ascii="微软雅黑" w:eastAsia="微软雅黑" w:hAnsi="微软雅黑" w:cs="Microsoft YaHei UI" w:hint="eastAsia"/>
          <w:bCs/>
          <w:noProof/>
          <w:color w:val="000000" w:themeColor="text1"/>
          <w:spacing w:val="12"/>
          <w:sz w:val="18"/>
          <w:szCs w:val="18"/>
        </w:rPr>
        <w:t>我付出了</w:t>
      </w:r>
      <w:r w:rsidR="001F5E05">
        <w:rPr>
          <w:rFonts w:ascii="微软雅黑" w:eastAsia="微软雅黑" w:hAnsi="微软雅黑" w:cs="Microsoft YaHei UI" w:hint="eastAsia"/>
          <w:bCs/>
          <w:noProof/>
          <w:color w:val="000000" w:themeColor="text1"/>
          <w:spacing w:val="12"/>
          <w:sz w:val="18"/>
          <w:szCs w:val="18"/>
        </w:rPr>
        <w:t>60小时</w:t>
      </w:r>
      <w:r w:rsidR="00260248">
        <w:rPr>
          <w:rFonts w:ascii="微软雅黑" w:eastAsia="微软雅黑" w:hAnsi="微软雅黑" w:cs="Microsoft YaHei UI" w:hint="eastAsia"/>
          <w:bCs/>
          <w:noProof/>
          <w:color w:val="000000" w:themeColor="text1"/>
          <w:spacing w:val="12"/>
          <w:sz w:val="18"/>
          <w:szCs w:val="18"/>
        </w:rPr>
        <w:t>与16386次死亡，</w:t>
      </w:r>
      <w:r w:rsidR="0038651F">
        <w:rPr>
          <w:rFonts w:ascii="微软雅黑" w:eastAsia="微软雅黑" w:hAnsi="微软雅黑" w:cs="Microsoft YaHei UI" w:hint="eastAsia"/>
          <w:bCs/>
          <w:noProof/>
          <w:color w:val="000000" w:themeColor="text1"/>
          <w:spacing w:val="12"/>
          <w:sz w:val="18"/>
          <w:szCs w:val="18"/>
        </w:rPr>
        <w:t>冲过了所有看似很难实则</w:t>
      </w:r>
      <w:r w:rsidR="00A6552B">
        <w:rPr>
          <w:rFonts w:ascii="微软雅黑" w:eastAsia="微软雅黑" w:hAnsi="微软雅黑" w:cs="Microsoft YaHei UI" w:hint="eastAsia"/>
          <w:bCs/>
          <w:noProof/>
          <w:color w:val="000000" w:themeColor="text1"/>
          <w:spacing w:val="12"/>
          <w:sz w:val="18"/>
          <w:szCs w:val="18"/>
        </w:rPr>
        <w:t>的确</w:t>
      </w:r>
      <w:r w:rsidR="0038651F">
        <w:rPr>
          <w:rFonts w:ascii="微软雅黑" w:eastAsia="微软雅黑" w:hAnsi="微软雅黑" w:cs="Microsoft YaHei UI" w:hint="eastAsia"/>
          <w:bCs/>
          <w:noProof/>
          <w:color w:val="000000" w:themeColor="text1"/>
          <w:spacing w:val="12"/>
          <w:sz w:val="18"/>
          <w:szCs w:val="18"/>
        </w:rPr>
        <w:t>不简单的关卡</w:t>
      </w:r>
      <w:r w:rsidR="00260248">
        <w:rPr>
          <w:rFonts w:ascii="微软雅黑" w:eastAsia="微软雅黑" w:hAnsi="微软雅黑" w:cs="Microsoft YaHei UI" w:hint="eastAsia"/>
          <w:bCs/>
          <w:noProof/>
          <w:color w:val="000000" w:themeColor="text1"/>
          <w:spacing w:val="12"/>
          <w:sz w:val="18"/>
          <w:szCs w:val="18"/>
        </w:rPr>
        <w:t>，最终</w:t>
      </w:r>
      <w:r w:rsidR="001F5E05">
        <w:rPr>
          <w:rFonts w:ascii="微软雅黑" w:eastAsia="微软雅黑" w:hAnsi="微软雅黑" w:cs="Microsoft YaHei UI" w:hint="eastAsia"/>
          <w:bCs/>
          <w:noProof/>
          <w:color w:val="000000" w:themeColor="text1"/>
          <w:spacing w:val="12"/>
          <w:sz w:val="18"/>
          <w:szCs w:val="18"/>
        </w:rPr>
        <w:t>达成了</w:t>
      </w:r>
      <w:r w:rsidR="00A6552B">
        <w:rPr>
          <w:rFonts w:ascii="微软雅黑" w:eastAsia="微软雅黑" w:hAnsi="微软雅黑" w:cs="Microsoft YaHei UI" w:hint="eastAsia"/>
          <w:bCs/>
          <w:noProof/>
          <w:color w:val="000000" w:themeColor="text1"/>
          <w:spacing w:val="12"/>
          <w:sz w:val="18"/>
          <w:szCs w:val="18"/>
        </w:rPr>
        <w:t>游戏</w:t>
      </w:r>
      <w:r w:rsidR="001F5E05">
        <w:rPr>
          <w:rFonts w:ascii="微软雅黑" w:eastAsia="微软雅黑" w:hAnsi="微软雅黑" w:cs="Microsoft YaHei UI" w:hint="eastAsia"/>
          <w:bCs/>
          <w:noProof/>
          <w:color w:val="000000" w:themeColor="text1"/>
          <w:spacing w:val="12"/>
          <w:sz w:val="18"/>
          <w:szCs w:val="18"/>
        </w:rPr>
        <w:t>全成就，这或许是</w:t>
      </w:r>
      <w:r w:rsidR="00636375">
        <w:rPr>
          <w:rFonts w:ascii="微软雅黑" w:eastAsia="微软雅黑" w:hAnsi="微软雅黑" w:cs="Microsoft YaHei UI" w:hint="eastAsia"/>
          <w:bCs/>
          <w:noProof/>
          <w:color w:val="000000" w:themeColor="text1"/>
          <w:spacing w:val="12"/>
          <w:sz w:val="18"/>
          <w:szCs w:val="18"/>
        </w:rPr>
        <w:t>自己</w:t>
      </w:r>
      <w:r w:rsidR="001F5E05">
        <w:rPr>
          <w:rFonts w:ascii="微软雅黑" w:eastAsia="微软雅黑" w:hAnsi="微软雅黑" w:cs="Microsoft YaHei UI" w:hint="eastAsia"/>
          <w:bCs/>
          <w:noProof/>
          <w:color w:val="000000" w:themeColor="text1"/>
          <w:spacing w:val="12"/>
          <w:sz w:val="18"/>
          <w:szCs w:val="18"/>
        </w:rPr>
        <w:t>这么多年游戏游玩史上最勇敢的一次</w:t>
      </w:r>
      <w:r w:rsidR="00636375">
        <w:rPr>
          <w:rFonts w:ascii="微软雅黑" w:eastAsia="微软雅黑" w:hAnsi="微软雅黑" w:cs="Microsoft YaHei UI" w:hint="eastAsia"/>
          <w:bCs/>
          <w:noProof/>
          <w:color w:val="000000" w:themeColor="text1"/>
          <w:spacing w:val="12"/>
          <w:sz w:val="18"/>
          <w:szCs w:val="18"/>
        </w:rPr>
        <w:t>冒险</w:t>
      </w:r>
      <w:r w:rsidR="00A6552B">
        <w:rPr>
          <w:rFonts w:ascii="微软雅黑" w:eastAsia="微软雅黑" w:hAnsi="微软雅黑" w:cs="Microsoft YaHei UI" w:hint="eastAsia"/>
          <w:bCs/>
          <w:noProof/>
          <w:color w:val="000000" w:themeColor="text1"/>
          <w:spacing w:val="12"/>
          <w:sz w:val="18"/>
          <w:szCs w:val="18"/>
        </w:rPr>
        <w:t>，</w:t>
      </w:r>
      <w:r w:rsidR="00636375">
        <w:rPr>
          <w:rFonts w:ascii="微软雅黑" w:eastAsia="微软雅黑" w:hAnsi="微软雅黑" w:cs="Microsoft YaHei UI" w:hint="eastAsia"/>
          <w:bCs/>
          <w:noProof/>
          <w:color w:val="000000" w:themeColor="text1"/>
          <w:spacing w:val="12"/>
          <w:sz w:val="18"/>
          <w:szCs w:val="18"/>
        </w:rPr>
        <w:t>若谎称</w:t>
      </w:r>
      <w:r w:rsidR="00A6552B">
        <w:rPr>
          <w:rFonts w:ascii="微软雅黑" w:eastAsia="微软雅黑" w:hAnsi="微软雅黑" w:cs="Microsoft YaHei UI" w:hint="eastAsia"/>
          <w:bCs/>
          <w:noProof/>
          <w:color w:val="000000" w:themeColor="text1"/>
          <w:spacing w:val="12"/>
          <w:sz w:val="18"/>
          <w:szCs w:val="18"/>
        </w:rPr>
        <w:t>不为自己感到自豪</w:t>
      </w:r>
      <w:r w:rsidR="00636375">
        <w:rPr>
          <w:rFonts w:ascii="微软雅黑" w:eastAsia="微软雅黑" w:hAnsi="微软雅黑" w:cs="Microsoft YaHei UI" w:hint="eastAsia"/>
          <w:bCs/>
          <w:noProof/>
          <w:color w:val="000000" w:themeColor="text1"/>
          <w:spacing w:val="12"/>
          <w:sz w:val="18"/>
          <w:szCs w:val="18"/>
        </w:rPr>
        <w:t>，</w:t>
      </w:r>
      <w:r w:rsidR="00A6552B">
        <w:rPr>
          <w:rFonts w:ascii="微软雅黑" w:eastAsia="微软雅黑" w:hAnsi="微软雅黑" w:cs="Microsoft YaHei UI" w:hint="eastAsia"/>
          <w:bCs/>
          <w:noProof/>
          <w:color w:val="000000" w:themeColor="text1"/>
          <w:spacing w:val="12"/>
          <w:sz w:val="18"/>
          <w:szCs w:val="18"/>
        </w:rPr>
        <w:t>那</w:t>
      </w:r>
      <w:r w:rsidR="00636375">
        <w:rPr>
          <w:rFonts w:ascii="微软雅黑" w:eastAsia="微软雅黑" w:hAnsi="微软雅黑" w:cs="Microsoft YaHei UI" w:hint="eastAsia"/>
          <w:bCs/>
          <w:noProof/>
          <w:color w:val="000000" w:themeColor="text1"/>
          <w:spacing w:val="12"/>
          <w:sz w:val="18"/>
          <w:szCs w:val="18"/>
        </w:rPr>
        <w:t>绝对</w:t>
      </w:r>
      <w:r w:rsidR="00A6552B">
        <w:rPr>
          <w:rFonts w:ascii="微软雅黑" w:eastAsia="微软雅黑" w:hAnsi="微软雅黑" w:cs="Microsoft YaHei UI" w:hint="eastAsia"/>
          <w:bCs/>
          <w:noProof/>
          <w:color w:val="000000" w:themeColor="text1"/>
          <w:spacing w:val="12"/>
          <w:sz w:val="18"/>
          <w:szCs w:val="18"/>
        </w:rPr>
        <w:t>是骗人的</w:t>
      </w:r>
      <w:r w:rsidRPr="000351DA">
        <w:rPr>
          <w:rFonts w:ascii="微软雅黑" w:eastAsia="微软雅黑" w:hAnsi="微软雅黑" w:cs="Microsoft YaHei UI" w:hint="eastAsia"/>
          <w:bCs/>
          <w:noProof/>
          <w:color w:val="000000" w:themeColor="text1"/>
          <w:spacing w:val="12"/>
          <w:sz w:val="18"/>
          <w:szCs w:val="18"/>
        </w:rPr>
        <w:t>；</w:t>
      </w:r>
      <w:r w:rsidR="00636375">
        <w:rPr>
          <w:rFonts w:ascii="微软雅黑" w:eastAsia="微软雅黑" w:hAnsi="微软雅黑" w:cs="Microsoft YaHei UI" w:hint="eastAsia"/>
          <w:bCs/>
          <w:noProof/>
          <w:color w:val="000000" w:themeColor="text1"/>
          <w:spacing w:val="12"/>
          <w:sz w:val="18"/>
          <w:szCs w:val="18"/>
        </w:rPr>
        <w:t>同样</w:t>
      </w:r>
      <w:r w:rsidR="001F5E05">
        <w:rPr>
          <w:rFonts w:ascii="微软雅黑" w:eastAsia="微软雅黑" w:hAnsi="微软雅黑" w:cs="Microsoft YaHei UI" w:hint="eastAsia"/>
          <w:bCs/>
          <w:noProof/>
          <w:color w:val="000000" w:themeColor="text1"/>
          <w:spacing w:val="12"/>
          <w:sz w:val="18"/>
          <w:szCs w:val="18"/>
        </w:rPr>
        <w:t>我也很喜欢《Jump King》</w:t>
      </w:r>
      <w:r w:rsidRPr="000351DA">
        <w:rPr>
          <w:rFonts w:ascii="微软雅黑" w:eastAsia="微软雅黑" w:hAnsi="微软雅黑" w:cs="Microsoft YaHei UI" w:hint="eastAsia"/>
          <w:bCs/>
          <w:noProof/>
          <w:color w:val="000000" w:themeColor="text1"/>
          <w:spacing w:val="12"/>
          <w:sz w:val="18"/>
          <w:szCs w:val="18"/>
        </w:rPr>
        <w:t>，</w:t>
      </w:r>
      <w:r w:rsidR="00671D8C">
        <w:rPr>
          <w:rFonts w:ascii="微软雅黑" w:eastAsia="微软雅黑" w:hAnsi="微软雅黑" w:cs="Microsoft YaHei UI" w:hint="eastAsia"/>
          <w:bCs/>
          <w:noProof/>
          <w:color w:val="000000" w:themeColor="text1"/>
          <w:spacing w:val="12"/>
          <w:sz w:val="18"/>
          <w:szCs w:val="18"/>
        </w:rPr>
        <w:t>最简化的操作，纯粹到没有任何目的，只是单纯地跳跃，</w:t>
      </w:r>
      <w:r w:rsidR="00260248">
        <w:rPr>
          <w:rFonts w:ascii="微软雅黑" w:eastAsia="微软雅黑" w:hAnsi="微软雅黑" w:cs="Microsoft YaHei UI" w:hint="eastAsia"/>
          <w:bCs/>
          <w:noProof/>
          <w:color w:val="000000" w:themeColor="text1"/>
          <w:spacing w:val="12"/>
          <w:sz w:val="18"/>
          <w:szCs w:val="18"/>
        </w:rPr>
        <w:t>以至于</w:t>
      </w:r>
      <w:r w:rsidRPr="000351DA">
        <w:rPr>
          <w:rFonts w:ascii="微软雅黑" w:eastAsia="微软雅黑" w:hAnsi="微软雅黑" w:cs="Microsoft YaHei UI" w:hint="eastAsia"/>
          <w:bCs/>
          <w:noProof/>
          <w:color w:val="000000" w:themeColor="text1"/>
          <w:spacing w:val="12"/>
          <w:sz w:val="18"/>
          <w:szCs w:val="18"/>
        </w:rPr>
        <w:t>15小时内便能将通关</w:t>
      </w:r>
      <w:r w:rsidR="008403EE">
        <w:rPr>
          <w:rFonts w:ascii="微软雅黑" w:eastAsia="微软雅黑" w:hAnsi="微软雅黑" w:cs="Microsoft YaHei UI" w:hint="eastAsia"/>
          <w:bCs/>
          <w:noProof/>
          <w:color w:val="000000" w:themeColor="text1"/>
          <w:spacing w:val="12"/>
          <w:sz w:val="18"/>
          <w:szCs w:val="18"/>
        </w:rPr>
        <w:t>本篇的</w:t>
      </w:r>
      <w:r w:rsidRPr="000351DA">
        <w:rPr>
          <w:rFonts w:ascii="微软雅黑" w:eastAsia="微软雅黑" w:hAnsi="微软雅黑" w:cs="Microsoft YaHei UI" w:hint="eastAsia"/>
          <w:bCs/>
          <w:noProof/>
          <w:color w:val="000000" w:themeColor="text1"/>
          <w:spacing w:val="12"/>
          <w:sz w:val="18"/>
          <w:szCs w:val="18"/>
        </w:rPr>
        <w:lastRenderedPageBreak/>
        <w:t>时间压缩至10分钟以内，并在不到20小时的总游戏时间里，30</w:t>
      </w:r>
      <w:r w:rsidR="001F5E05">
        <w:rPr>
          <w:rFonts w:ascii="微软雅黑" w:eastAsia="微软雅黑" w:hAnsi="微软雅黑" w:cs="Microsoft YaHei UI" w:hint="eastAsia"/>
          <w:bCs/>
          <w:noProof/>
          <w:color w:val="000000" w:themeColor="text1"/>
          <w:spacing w:val="12"/>
          <w:sz w:val="18"/>
          <w:szCs w:val="18"/>
        </w:rPr>
        <w:t>+</w:t>
      </w:r>
      <w:r w:rsidRPr="000351DA">
        <w:rPr>
          <w:rFonts w:ascii="微软雅黑" w:eastAsia="微软雅黑" w:hAnsi="微软雅黑" w:cs="Microsoft YaHei UI" w:hint="eastAsia"/>
          <w:bCs/>
          <w:noProof/>
          <w:color w:val="000000" w:themeColor="text1"/>
          <w:spacing w:val="12"/>
          <w:sz w:val="18"/>
          <w:szCs w:val="18"/>
        </w:rPr>
        <w:t>次登上塔顶迎娶公主</w:t>
      </w:r>
      <w:r w:rsidR="008403EE">
        <w:rPr>
          <w:rFonts w:ascii="微软雅黑" w:eastAsia="微软雅黑" w:hAnsi="微软雅黑" w:cs="Microsoft YaHei UI" w:hint="eastAsia"/>
          <w:bCs/>
          <w:noProof/>
          <w:color w:val="000000" w:themeColor="text1"/>
          <w:spacing w:val="12"/>
          <w:sz w:val="18"/>
          <w:szCs w:val="18"/>
        </w:rPr>
        <w:t>（</w:t>
      </w:r>
      <w:r w:rsidRPr="000351DA">
        <w:rPr>
          <w:rFonts w:ascii="微软雅黑" w:eastAsia="微软雅黑" w:hAnsi="微软雅黑" w:cs="Microsoft YaHei UI" w:hint="eastAsia"/>
          <w:bCs/>
          <w:noProof/>
          <w:color w:val="000000" w:themeColor="text1"/>
          <w:spacing w:val="12"/>
          <w:sz w:val="18"/>
          <w:szCs w:val="18"/>
        </w:rPr>
        <w:t>而在</w:t>
      </w:r>
      <w:r w:rsidR="008403EE">
        <w:rPr>
          <w:rFonts w:ascii="微软雅黑" w:eastAsia="微软雅黑" w:hAnsi="微软雅黑" w:cs="Microsoft YaHei UI" w:hint="eastAsia"/>
          <w:bCs/>
          <w:noProof/>
          <w:color w:val="000000" w:themeColor="text1"/>
          <w:spacing w:val="12"/>
          <w:sz w:val="18"/>
          <w:szCs w:val="18"/>
        </w:rPr>
        <w:t>沟槽的</w:t>
      </w:r>
      <w:r w:rsidRPr="000351DA">
        <w:rPr>
          <w:rFonts w:ascii="微软雅黑" w:eastAsia="微软雅黑" w:hAnsi="微软雅黑" w:cs="Microsoft YaHei UI" w:hint="eastAsia"/>
          <w:bCs/>
          <w:noProof/>
          <w:color w:val="000000" w:themeColor="text1"/>
          <w:spacing w:val="12"/>
          <w:sz w:val="18"/>
          <w:szCs w:val="18"/>
        </w:rPr>
        <w:t>《死亡搁浅》中，我</w:t>
      </w:r>
      <w:r w:rsidR="001F5E05">
        <w:rPr>
          <w:rFonts w:ascii="微软雅黑" w:eastAsia="微软雅黑" w:hAnsi="微软雅黑" w:cs="Microsoft YaHei UI" w:hint="eastAsia"/>
          <w:bCs/>
          <w:noProof/>
          <w:color w:val="000000" w:themeColor="text1"/>
          <w:spacing w:val="12"/>
          <w:sz w:val="18"/>
          <w:szCs w:val="18"/>
        </w:rPr>
        <w:t>得</w:t>
      </w:r>
      <w:r w:rsidR="008403EE">
        <w:rPr>
          <w:rFonts w:ascii="微软雅黑" w:eastAsia="微软雅黑" w:hAnsi="微软雅黑" w:cs="Microsoft YaHei UI" w:hint="eastAsia"/>
          <w:bCs/>
          <w:noProof/>
          <w:color w:val="000000" w:themeColor="text1"/>
          <w:spacing w:val="12"/>
          <w:sz w:val="18"/>
          <w:szCs w:val="18"/>
        </w:rPr>
        <w:t>花</w:t>
      </w:r>
      <w:r w:rsidRPr="000351DA">
        <w:rPr>
          <w:rFonts w:ascii="微软雅黑" w:eastAsia="微软雅黑" w:hAnsi="微软雅黑" w:cs="Microsoft YaHei UI" w:hint="eastAsia"/>
          <w:bCs/>
          <w:noProof/>
          <w:color w:val="000000" w:themeColor="text1"/>
          <w:spacing w:val="12"/>
          <w:sz w:val="18"/>
          <w:szCs w:val="18"/>
        </w:rPr>
        <w:t>30</w:t>
      </w:r>
      <w:r w:rsidR="008403EE">
        <w:rPr>
          <w:rFonts w:ascii="微软雅黑" w:eastAsia="微软雅黑" w:hAnsi="微软雅黑" w:cs="Microsoft YaHei UI" w:hint="eastAsia"/>
          <w:bCs/>
          <w:noProof/>
          <w:color w:val="000000" w:themeColor="text1"/>
          <w:spacing w:val="12"/>
          <w:sz w:val="18"/>
          <w:szCs w:val="18"/>
        </w:rPr>
        <w:t>+</w:t>
      </w:r>
      <w:r w:rsidRPr="000351DA">
        <w:rPr>
          <w:rFonts w:ascii="微软雅黑" w:eastAsia="微软雅黑" w:hAnsi="微软雅黑" w:cs="Microsoft YaHei UI" w:hint="eastAsia"/>
          <w:bCs/>
          <w:noProof/>
          <w:color w:val="000000" w:themeColor="text1"/>
          <w:spacing w:val="12"/>
          <w:sz w:val="18"/>
          <w:szCs w:val="18"/>
        </w:rPr>
        <w:t>个小时才</w:t>
      </w:r>
      <w:r w:rsidR="008403EE">
        <w:rPr>
          <w:rFonts w:ascii="微软雅黑" w:eastAsia="微软雅黑" w:hAnsi="微软雅黑" w:cs="Microsoft YaHei UI" w:hint="eastAsia"/>
          <w:bCs/>
          <w:noProof/>
          <w:color w:val="000000" w:themeColor="text1"/>
          <w:spacing w:val="12"/>
          <w:sz w:val="18"/>
          <w:szCs w:val="18"/>
        </w:rPr>
        <w:t>能</w:t>
      </w:r>
      <w:r w:rsidRPr="000351DA">
        <w:rPr>
          <w:rFonts w:ascii="微软雅黑" w:eastAsia="微软雅黑" w:hAnsi="微软雅黑" w:cs="Microsoft YaHei UI" w:hint="eastAsia"/>
          <w:bCs/>
          <w:noProof/>
          <w:color w:val="000000" w:themeColor="text1"/>
          <w:spacing w:val="12"/>
          <w:sz w:val="18"/>
          <w:szCs w:val="18"/>
        </w:rPr>
        <w:t>第一次见到</w:t>
      </w:r>
      <w:r w:rsidR="008403EE">
        <w:rPr>
          <w:rFonts w:ascii="微软雅黑" w:eastAsia="微软雅黑" w:hAnsi="微软雅黑" w:cs="Microsoft YaHei UI" w:hint="eastAsia"/>
          <w:bCs/>
          <w:noProof/>
          <w:color w:val="000000" w:themeColor="text1"/>
          <w:spacing w:val="12"/>
          <w:sz w:val="18"/>
          <w:szCs w:val="18"/>
        </w:rPr>
        <w:t>自称</w:t>
      </w:r>
      <w:r w:rsidRPr="000351DA">
        <w:rPr>
          <w:rFonts w:ascii="微软雅黑" w:eastAsia="微软雅黑" w:hAnsi="微软雅黑" w:cs="Microsoft YaHei UI" w:hint="eastAsia"/>
          <w:bCs/>
          <w:noProof/>
          <w:color w:val="000000" w:themeColor="text1"/>
          <w:spacing w:val="12"/>
          <w:sz w:val="18"/>
          <w:szCs w:val="18"/>
        </w:rPr>
        <w:t>被困于美国西部的艾米丽</w:t>
      </w:r>
      <w:r w:rsidR="008403EE">
        <w:rPr>
          <w:rFonts w:ascii="微软雅黑" w:eastAsia="微软雅黑" w:hAnsi="微软雅黑" w:cs="Microsoft YaHei UI" w:hint="eastAsia"/>
          <w:bCs/>
          <w:noProof/>
          <w:color w:val="000000" w:themeColor="text1"/>
          <w:spacing w:val="12"/>
          <w:sz w:val="18"/>
          <w:szCs w:val="18"/>
        </w:rPr>
        <w:t>！）</w:t>
      </w:r>
      <w:r w:rsidR="008956D4">
        <w:rPr>
          <w:rFonts w:ascii="微软雅黑" w:eastAsia="微软雅黑" w:hAnsi="微软雅黑" w:cs="Microsoft YaHei UI" w:hint="eastAsia"/>
          <w:bCs/>
          <w:noProof/>
          <w:color w:val="000000" w:themeColor="text1"/>
          <w:spacing w:val="12"/>
          <w:sz w:val="18"/>
          <w:szCs w:val="18"/>
        </w:rPr>
        <w:t>——</w:t>
      </w:r>
      <w:r w:rsidR="006E62E2">
        <w:rPr>
          <w:rFonts w:ascii="微软雅黑" w:eastAsia="微软雅黑" w:hAnsi="微软雅黑" w:cs="Microsoft YaHei UI" w:hint="eastAsia"/>
          <w:bCs/>
          <w:noProof/>
          <w:color w:val="000000" w:themeColor="text1"/>
          <w:spacing w:val="12"/>
          <w:sz w:val="18"/>
          <w:szCs w:val="18"/>
        </w:rPr>
        <w:t>无论如何，</w:t>
      </w:r>
      <w:r w:rsidRPr="000351DA">
        <w:rPr>
          <w:rFonts w:ascii="微软雅黑" w:eastAsia="微软雅黑" w:hAnsi="微软雅黑" w:cs="Microsoft YaHei UI" w:hint="eastAsia"/>
          <w:bCs/>
          <w:noProof/>
          <w:color w:val="000000" w:themeColor="text1"/>
          <w:spacing w:val="12"/>
          <w:sz w:val="18"/>
          <w:szCs w:val="18"/>
        </w:rPr>
        <w:t>这些游戏</w:t>
      </w:r>
      <w:r w:rsidR="008956D4">
        <w:rPr>
          <w:rFonts w:ascii="微软雅黑" w:eastAsia="微软雅黑" w:hAnsi="微软雅黑" w:cs="Microsoft YaHei UI" w:hint="eastAsia"/>
          <w:bCs/>
          <w:noProof/>
          <w:color w:val="000000" w:themeColor="text1"/>
          <w:spacing w:val="12"/>
          <w:sz w:val="18"/>
          <w:szCs w:val="18"/>
        </w:rPr>
        <w:t>设计</w:t>
      </w:r>
      <w:r w:rsidRPr="000351DA">
        <w:rPr>
          <w:rFonts w:ascii="微软雅黑" w:eastAsia="微软雅黑" w:hAnsi="微软雅黑" w:cs="Microsoft YaHei UI" w:hint="eastAsia"/>
          <w:bCs/>
          <w:noProof/>
          <w:color w:val="000000" w:themeColor="text1"/>
          <w:spacing w:val="12"/>
          <w:sz w:val="18"/>
          <w:szCs w:val="18"/>
        </w:rPr>
        <w:t>核心惊人地相似：</w:t>
      </w:r>
      <w:r w:rsidR="005443B6" w:rsidRPr="000351DA">
        <w:rPr>
          <w:rFonts w:ascii="微软雅黑" w:eastAsia="微软雅黑" w:hAnsi="微软雅黑" w:cs="Microsoft YaHei UI" w:hint="eastAsia"/>
          <w:bCs/>
          <w:noProof/>
          <w:color w:val="000000" w:themeColor="text1"/>
          <w:spacing w:val="12"/>
          <w:sz w:val="18"/>
          <w:szCs w:val="18"/>
        </w:rPr>
        <w:t>无论是</w:t>
      </w:r>
      <w:r w:rsidR="001F53D8">
        <w:rPr>
          <w:rFonts w:ascii="微软雅黑" w:eastAsia="微软雅黑" w:hAnsi="微软雅黑" w:cs="Microsoft YaHei UI" w:hint="eastAsia"/>
          <w:bCs/>
          <w:noProof/>
          <w:color w:val="000000" w:themeColor="text1"/>
          <w:spacing w:val="12"/>
          <w:sz w:val="18"/>
          <w:szCs w:val="18"/>
        </w:rPr>
        <w:t>粗糙</w:t>
      </w:r>
      <w:r w:rsidR="005443B6" w:rsidRPr="000351DA">
        <w:rPr>
          <w:rFonts w:ascii="微软雅黑" w:eastAsia="微软雅黑" w:hAnsi="微软雅黑" w:cs="Microsoft YaHei UI" w:hint="eastAsia"/>
          <w:bCs/>
          <w:noProof/>
          <w:color w:val="000000" w:themeColor="text1"/>
          <w:spacing w:val="12"/>
          <w:sz w:val="18"/>
          <w:szCs w:val="18"/>
        </w:rPr>
        <w:t>像素块堆砌的山崖，还是</w:t>
      </w:r>
      <w:r w:rsidR="001F53D8">
        <w:rPr>
          <w:rFonts w:ascii="微软雅黑" w:eastAsia="微软雅黑" w:hAnsi="微软雅黑" w:cs="Microsoft YaHei UI" w:hint="eastAsia"/>
          <w:bCs/>
          <w:noProof/>
          <w:color w:val="000000" w:themeColor="text1"/>
          <w:spacing w:val="12"/>
          <w:sz w:val="18"/>
          <w:szCs w:val="18"/>
        </w:rPr>
        <w:t>强大的</w:t>
      </w:r>
      <w:r w:rsidR="0090191F" w:rsidRPr="0090191F">
        <w:rPr>
          <w:rFonts w:ascii="微软雅黑" w:eastAsia="微软雅黑" w:hAnsi="微软雅黑" w:cs="Microsoft YaHei UI" w:hint="eastAsia"/>
          <w:bCs/>
          <w:noProof/>
          <w:color w:val="000000" w:themeColor="text1"/>
          <w:spacing w:val="12"/>
          <w:sz w:val="18"/>
          <w:szCs w:val="18"/>
        </w:rPr>
        <w:t>Decima</w:t>
      </w:r>
      <w:r w:rsidR="0090191F">
        <w:rPr>
          <w:rFonts w:ascii="微软雅黑" w:eastAsia="微软雅黑" w:hAnsi="微软雅黑" w:cs="Microsoft YaHei UI" w:hint="eastAsia"/>
          <w:bCs/>
          <w:noProof/>
          <w:color w:val="000000" w:themeColor="text1"/>
          <w:spacing w:val="12"/>
          <w:sz w:val="18"/>
          <w:szCs w:val="18"/>
        </w:rPr>
        <w:t>引擎渲染出的</w:t>
      </w:r>
      <w:r w:rsidR="005443B6" w:rsidRPr="000351DA">
        <w:rPr>
          <w:rFonts w:ascii="微软雅黑" w:eastAsia="微软雅黑" w:hAnsi="微软雅黑" w:cs="Microsoft YaHei UI" w:hint="eastAsia"/>
          <w:bCs/>
          <w:noProof/>
          <w:color w:val="000000" w:themeColor="text1"/>
          <w:spacing w:val="12"/>
          <w:sz w:val="18"/>
          <w:szCs w:val="18"/>
        </w:rPr>
        <w:t>荒原上湿滑的苔藓，它们都在用最原始</w:t>
      </w:r>
      <w:r w:rsidR="00FB37F6">
        <w:rPr>
          <w:rFonts w:ascii="微软雅黑" w:eastAsia="微软雅黑" w:hAnsi="微软雅黑" w:cs="Microsoft YaHei UI" w:hint="eastAsia"/>
          <w:bCs/>
          <w:noProof/>
          <w:color w:val="000000" w:themeColor="text1"/>
          <w:spacing w:val="12"/>
          <w:sz w:val="18"/>
          <w:szCs w:val="18"/>
        </w:rPr>
        <w:t>却最真诚的</w:t>
      </w:r>
      <w:r w:rsidR="005443B6" w:rsidRPr="000351DA">
        <w:rPr>
          <w:rFonts w:ascii="微软雅黑" w:eastAsia="微软雅黑" w:hAnsi="微软雅黑" w:cs="Microsoft YaHei UI" w:hint="eastAsia"/>
          <w:bCs/>
          <w:noProof/>
          <w:color w:val="000000" w:themeColor="text1"/>
          <w:spacing w:val="12"/>
          <w:sz w:val="18"/>
          <w:szCs w:val="18"/>
        </w:rPr>
        <w:t>的方式考验着玩家的耐心与技巧</w:t>
      </w:r>
      <w:r w:rsidR="00E75585">
        <w:rPr>
          <w:rFonts w:ascii="微软雅黑" w:eastAsia="微软雅黑" w:hAnsi="微软雅黑" w:cs="Microsoft YaHei UI" w:hint="eastAsia"/>
          <w:bCs/>
          <w:noProof/>
          <w:color w:val="000000" w:themeColor="text1"/>
          <w:spacing w:val="12"/>
          <w:sz w:val="18"/>
          <w:szCs w:val="18"/>
        </w:rPr>
        <w:t>磨炼</w:t>
      </w:r>
      <w:r w:rsidR="005443B6">
        <w:rPr>
          <w:rFonts w:ascii="微软雅黑" w:eastAsia="微软雅黑" w:hAnsi="微软雅黑" w:cs="Microsoft YaHei UI" w:hint="eastAsia"/>
          <w:bCs/>
          <w:noProof/>
          <w:color w:val="000000" w:themeColor="text1"/>
          <w:spacing w:val="12"/>
          <w:sz w:val="18"/>
          <w:szCs w:val="18"/>
        </w:rPr>
        <w:t>；</w:t>
      </w:r>
      <w:r w:rsidR="00622EC1">
        <w:rPr>
          <w:rFonts w:ascii="微软雅黑" w:eastAsia="微软雅黑" w:hAnsi="微软雅黑" w:cs="Microsoft YaHei UI" w:hint="eastAsia"/>
          <w:bCs/>
          <w:noProof/>
          <w:color w:val="000000" w:themeColor="text1"/>
          <w:spacing w:val="12"/>
          <w:sz w:val="18"/>
          <w:szCs w:val="18"/>
        </w:rPr>
        <w:t>山就在那里，</w:t>
      </w:r>
      <w:r w:rsidR="00FA5A99">
        <w:rPr>
          <w:rFonts w:ascii="微软雅黑" w:eastAsia="微软雅黑" w:hAnsi="微软雅黑" w:cs="Microsoft YaHei UI" w:hint="eastAsia"/>
          <w:bCs/>
          <w:noProof/>
          <w:color w:val="000000" w:themeColor="text1"/>
          <w:spacing w:val="12"/>
          <w:sz w:val="18"/>
          <w:szCs w:val="18"/>
        </w:rPr>
        <w:t>战场就在你的脚下</w:t>
      </w:r>
      <w:r w:rsidR="00940613">
        <w:rPr>
          <w:rFonts w:ascii="微软雅黑" w:eastAsia="微软雅黑" w:hAnsi="微软雅黑" w:cs="Microsoft YaHei UI" w:hint="eastAsia"/>
          <w:bCs/>
          <w:noProof/>
          <w:color w:val="000000" w:themeColor="text1"/>
          <w:spacing w:val="12"/>
          <w:sz w:val="18"/>
          <w:szCs w:val="18"/>
        </w:rPr>
        <w:t>，与其感慨行路难，不如马上</w:t>
      </w:r>
      <w:r w:rsidR="00645EEA">
        <w:rPr>
          <w:rFonts w:ascii="微软雅黑" w:eastAsia="微软雅黑" w:hAnsi="微软雅黑" w:cs="Microsoft YaHei UI" w:hint="eastAsia"/>
          <w:bCs/>
          <w:noProof/>
          <w:color w:val="000000" w:themeColor="text1"/>
          <w:spacing w:val="12"/>
          <w:sz w:val="18"/>
          <w:szCs w:val="18"/>
        </w:rPr>
        <w:t>出发</w:t>
      </w:r>
      <w:r w:rsidR="00636375">
        <w:rPr>
          <w:rFonts w:ascii="微软雅黑" w:eastAsia="微软雅黑" w:hAnsi="微软雅黑" w:cs="Microsoft YaHei UI" w:hint="eastAsia"/>
          <w:bCs/>
          <w:noProof/>
          <w:color w:val="000000" w:themeColor="text1"/>
          <w:spacing w:val="12"/>
          <w:sz w:val="18"/>
          <w:szCs w:val="18"/>
        </w:rPr>
        <w:t>，就是这么简单</w:t>
      </w:r>
      <w:r w:rsidR="00867DCB">
        <w:rPr>
          <w:rFonts w:ascii="微软雅黑" w:eastAsia="微软雅黑" w:hAnsi="微软雅黑" w:cs="Microsoft YaHei UI" w:hint="eastAsia"/>
          <w:bCs/>
          <w:noProof/>
          <w:color w:val="000000" w:themeColor="text1"/>
          <w:spacing w:val="12"/>
          <w:sz w:val="18"/>
          <w:szCs w:val="18"/>
        </w:rPr>
        <w:t>而纯粹</w:t>
      </w:r>
      <w:r w:rsidR="00636375">
        <w:rPr>
          <w:rFonts w:ascii="微软雅黑" w:eastAsia="微软雅黑" w:hAnsi="微软雅黑" w:cs="Microsoft YaHei UI" w:hint="eastAsia"/>
          <w:bCs/>
          <w:noProof/>
          <w:color w:val="000000" w:themeColor="text1"/>
          <w:spacing w:val="12"/>
          <w:sz w:val="18"/>
          <w:szCs w:val="18"/>
        </w:rPr>
        <w:t>的逻辑。</w:t>
      </w:r>
    </w:p>
    <w:p w14:paraId="7570D9F2" w14:textId="27C59D44" w:rsidR="002668D5" w:rsidRPr="00EB7890" w:rsidRDefault="002A78E0" w:rsidP="00205260">
      <w:pPr>
        <w:ind w:firstLineChars="200" w:firstLine="408"/>
        <w:rPr>
          <w:rFonts w:ascii="微软雅黑" w:eastAsia="微软雅黑" w:hAnsi="微软雅黑" w:cs="Microsoft YaHei UI" w:hint="eastAsia"/>
          <w:bCs/>
          <w:noProof/>
          <w:color w:val="000000" w:themeColor="text1"/>
          <w:spacing w:val="12"/>
          <w:sz w:val="18"/>
          <w:szCs w:val="18"/>
        </w:rPr>
      </w:pPr>
      <w:r>
        <w:rPr>
          <w:rFonts w:ascii="微软雅黑" w:eastAsia="微软雅黑" w:hAnsi="微软雅黑" w:cs="Microsoft YaHei UI" w:hint="eastAsia"/>
          <w:bCs/>
          <w:noProof/>
          <w:color w:val="000000" w:themeColor="text1"/>
          <w:spacing w:val="12"/>
          <w:sz w:val="18"/>
          <w:szCs w:val="18"/>
        </w:rPr>
        <w:t>如果你和我一样，</w:t>
      </w:r>
      <w:r w:rsidR="00FC1E67">
        <w:rPr>
          <w:rFonts w:ascii="微软雅黑" w:eastAsia="微软雅黑" w:hAnsi="微软雅黑" w:cs="Microsoft YaHei UI" w:hint="eastAsia"/>
          <w:bCs/>
          <w:noProof/>
          <w:color w:val="000000" w:themeColor="text1"/>
          <w:spacing w:val="12"/>
          <w:sz w:val="18"/>
          <w:szCs w:val="18"/>
        </w:rPr>
        <w:t>不</w:t>
      </w:r>
      <w:r w:rsidR="00005FF5">
        <w:rPr>
          <w:rFonts w:ascii="微软雅黑" w:eastAsia="微软雅黑" w:hAnsi="微软雅黑" w:cs="Microsoft YaHei UI" w:hint="eastAsia"/>
          <w:bCs/>
          <w:noProof/>
          <w:color w:val="000000" w:themeColor="text1"/>
          <w:spacing w:val="12"/>
          <w:sz w:val="18"/>
          <w:szCs w:val="18"/>
        </w:rPr>
        <w:t>介意</w:t>
      </w:r>
      <w:r w:rsidR="00FD35A5">
        <w:rPr>
          <w:rFonts w:ascii="微软雅黑" w:eastAsia="微软雅黑" w:hAnsi="微软雅黑" w:cs="Microsoft YaHei UI" w:hint="eastAsia"/>
          <w:bCs/>
          <w:noProof/>
          <w:color w:val="000000" w:themeColor="text1"/>
          <w:spacing w:val="12"/>
          <w:sz w:val="18"/>
          <w:szCs w:val="18"/>
        </w:rPr>
        <w:t>花费上</w:t>
      </w:r>
      <w:r w:rsidR="00222A4E">
        <w:rPr>
          <w:rFonts w:ascii="微软雅黑" w:eastAsia="微软雅黑" w:hAnsi="微软雅黑" w:cs="Microsoft YaHei UI" w:hint="eastAsia"/>
          <w:bCs/>
          <w:noProof/>
          <w:color w:val="000000" w:themeColor="text1"/>
          <w:spacing w:val="12"/>
          <w:sz w:val="18"/>
          <w:szCs w:val="18"/>
        </w:rPr>
        <w:t>百小时去探索一款游戏的</w:t>
      </w:r>
      <w:r w:rsidR="005E0F20">
        <w:rPr>
          <w:rFonts w:ascii="微软雅黑" w:eastAsia="微软雅黑" w:hAnsi="微软雅黑" w:cs="Microsoft YaHei UI" w:hint="eastAsia"/>
          <w:bCs/>
          <w:noProof/>
          <w:color w:val="000000" w:themeColor="text1"/>
          <w:spacing w:val="12"/>
          <w:sz w:val="18"/>
          <w:szCs w:val="18"/>
        </w:rPr>
        <w:t>所有</w:t>
      </w:r>
      <w:r w:rsidR="00222A4E">
        <w:rPr>
          <w:rFonts w:ascii="微软雅黑" w:eastAsia="微软雅黑" w:hAnsi="微软雅黑" w:cs="Microsoft YaHei UI" w:hint="eastAsia"/>
          <w:bCs/>
          <w:noProof/>
          <w:color w:val="000000" w:themeColor="text1"/>
          <w:spacing w:val="12"/>
          <w:sz w:val="18"/>
          <w:szCs w:val="18"/>
        </w:rPr>
        <w:t>角落，不排斥在</w:t>
      </w:r>
      <w:r w:rsidR="00FC1E67">
        <w:rPr>
          <w:rFonts w:ascii="微软雅黑" w:eastAsia="微软雅黑" w:hAnsi="微软雅黑" w:cs="Microsoft YaHei UI" w:hint="eastAsia"/>
          <w:bCs/>
          <w:noProof/>
          <w:color w:val="000000" w:themeColor="text1"/>
          <w:spacing w:val="12"/>
          <w:sz w:val="18"/>
          <w:szCs w:val="18"/>
        </w:rPr>
        <w:t>冒险的旅程之余静下心来</w:t>
      </w:r>
      <w:r w:rsidR="005E0F20">
        <w:rPr>
          <w:rFonts w:ascii="微软雅黑" w:eastAsia="微软雅黑" w:hAnsi="微软雅黑" w:cs="Microsoft YaHei UI" w:hint="eastAsia"/>
          <w:bCs/>
          <w:noProof/>
          <w:color w:val="000000" w:themeColor="text1"/>
          <w:spacing w:val="12"/>
          <w:sz w:val="18"/>
          <w:szCs w:val="18"/>
        </w:rPr>
        <w:t>进行</w:t>
      </w:r>
      <w:r w:rsidR="002B1A17">
        <w:rPr>
          <w:rFonts w:ascii="微软雅黑" w:eastAsia="微软雅黑" w:hAnsi="微软雅黑" w:cs="Microsoft YaHei UI" w:hint="eastAsia"/>
          <w:bCs/>
          <w:noProof/>
          <w:color w:val="000000" w:themeColor="text1"/>
          <w:spacing w:val="12"/>
          <w:sz w:val="18"/>
          <w:szCs w:val="18"/>
        </w:rPr>
        <w:t>计算和规划</w:t>
      </w:r>
      <w:r w:rsidR="00FC1E67">
        <w:rPr>
          <w:rFonts w:ascii="微软雅黑" w:eastAsia="微软雅黑" w:hAnsi="微软雅黑" w:cs="Microsoft YaHei UI" w:hint="eastAsia"/>
          <w:bCs/>
          <w:noProof/>
          <w:color w:val="000000" w:themeColor="text1"/>
          <w:spacing w:val="12"/>
          <w:sz w:val="18"/>
          <w:szCs w:val="18"/>
        </w:rPr>
        <w:t>资源的可持续运转</w:t>
      </w:r>
      <w:r w:rsidR="00C90122">
        <w:rPr>
          <w:rFonts w:ascii="微软雅黑" w:eastAsia="微软雅黑" w:hAnsi="微软雅黑" w:cs="Microsoft YaHei UI" w:hint="eastAsia"/>
          <w:bCs/>
          <w:noProof/>
          <w:color w:val="000000" w:themeColor="text1"/>
          <w:spacing w:val="12"/>
          <w:sz w:val="18"/>
          <w:szCs w:val="18"/>
        </w:rPr>
        <w:t>策略</w:t>
      </w:r>
      <w:r w:rsidR="00FD35A5">
        <w:rPr>
          <w:rFonts w:ascii="微软雅黑" w:eastAsia="微软雅黑" w:hAnsi="微软雅黑" w:cs="Microsoft YaHei UI" w:hint="eastAsia"/>
          <w:bCs/>
          <w:noProof/>
          <w:color w:val="000000" w:themeColor="text1"/>
          <w:spacing w:val="12"/>
          <w:sz w:val="18"/>
          <w:szCs w:val="18"/>
        </w:rPr>
        <w:t>，那么</w:t>
      </w:r>
      <w:r w:rsidR="009114A6">
        <w:rPr>
          <w:rFonts w:ascii="微软雅黑" w:eastAsia="微软雅黑" w:hAnsi="微软雅黑" w:cs="Microsoft YaHei UI" w:hint="eastAsia"/>
          <w:bCs/>
          <w:noProof/>
          <w:color w:val="000000" w:themeColor="text1"/>
          <w:spacing w:val="12"/>
          <w:sz w:val="18"/>
          <w:szCs w:val="18"/>
        </w:rPr>
        <w:t>我会向你推荐《死亡搁浅》。</w:t>
      </w:r>
      <w:r w:rsidR="00765F75">
        <w:rPr>
          <w:rFonts w:ascii="微软雅黑" w:eastAsia="微软雅黑" w:hAnsi="微软雅黑" w:cs="Microsoft YaHei UI" w:hint="eastAsia"/>
          <w:bCs/>
          <w:noProof/>
          <w:color w:val="000000" w:themeColor="text1"/>
          <w:spacing w:val="12"/>
          <w:sz w:val="18"/>
          <w:szCs w:val="18"/>
        </w:rPr>
        <w:t>它有着足够的深度与广度去支撑你游玩</w:t>
      </w:r>
      <w:r w:rsidR="00333E7F">
        <w:rPr>
          <w:rFonts w:ascii="微软雅黑" w:eastAsia="微软雅黑" w:hAnsi="微软雅黑" w:cs="Microsoft YaHei UI" w:hint="eastAsia"/>
          <w:bCs/>
          <w:noProof/>
          <w:color w:val="000000" w:themeColor="text1"/>
          <w:spacing w:val="12"/>
          <w:sz w:val="18"/>
          <w:szCs w:val="18"/>
        </w:rPr>
        <w:t>与设计</w:t>
      </w:r>
      <w:r w:rsidR="00765F75">
        <w:rPr>
          <w:rFonts w:ascii="微软雅黑" w:eastAsia="微软雅黑" w:hAnsi="微软雅黑" w:cs="Microsoft YaHei UI" w:hint="eastAsia"/>
          <w:bCs/>
          <w:noProof/>
          <w:color w:val="000000" w:themeColor="text1"/>
          <w:spacing w:val="12"/>
          <w:sz w:val="18"/>
          <w:szCs w:val="18"/>
        </w:rPr>
        <w:t>，无论是从岛哥哥的</w:t>
      </w:r>
      <w:r w:rsidR="007D14F8">
        <w:rPr>
          <w:rFonts w:ascii="微软雅黑" w:eastAsia="微软雅黑" w:hAnsi="微软雅黑" w:cs="Microsoft YaHei UI" w:hint="eastAsia"/>
          <w:bCs/>
          <w:noProof/>
          <w:color w:val="000000" w:themeColor="text1"/>
          <w:spacing w:val="12"/>
          <w:sz w:val="18"/>
          <w:szCs w:val="18"/>
        </w:rPr>
        <w:t>人形安利机的角度来说，</w:t>
      </w:r>
      <w:r w:rsidR="003D4A14">
        <w:rPr>
          <w:rFonts w:ascii="微软雅黑" w:eastAsia="微软雅黑" w:hAnsi="微软雅黑" w:cs="Microsoft YaHei UI" w:hint="eastAsia"/>
          <w:bCs/>
          <w:noProof/>
          <w:color w:val="000000" w:themeColor="text1"/>
          <w:spacing w:val="12"/>
          <w:sz w:val="18"/>
          <w:szCs w:val="18"/>
        </w:rPr>
        <w:t>还</w:t>
      </w:r>
      <w:r w:rsidR="007D14F8">
        <w:rPr>
          <w:rFonts w:ascii="微软雅黑" w:eastAsia="微软雅黑" w:hAnsi="微软雅黑" w:cs="Microsoft YaHei UI" w:hint="eastAsia"/>
          <w:bCs/>
          <w:noProof/>
          <w:color w:val="000000" w:themeColor="text1"/>
          <w:spacing w:val="12"/>
          <w:sz w:val="18"/>
          <w:szCs w:val="18"/>
        </w:rPr>
        <w:t>是从地图的可探索的维度来说。</w:t>
      </w:r>
      <w:r w:rsidR="008D011F">
        <w:rPr>
          <w:rFonts w:ascii="微软雅黑" w:eastAsia="微软雅黑" w:hAnsi="微软雅黑" w:cs="Microsoft YaHei UI" w:hint="eastAsia"/>
          <w:bCs/>
          <w:noProof/>
          <w:color w:val="000000" w:themeColor="text1"/>
          <w:spacing w:val="12"/>
          <w:sz w:val="18"/>
          <w:szCs w:val="18"/>
        </w:rPr>
        <w:t>索道网的</w:t>
      </w:r>
      <w:r w:rsidR="00333E7F">
        <w:rPr>
          <w:rFonts w:ascii="微软雅黑" w:eastAsia="微软雅黑" w:hAnsi="微软雅黑" w:cs="Microsoft YaHei UI" w:hint="eastAsia"/>
          <w:bCs/>
          <w:noProof/>
          <w:color w:val="000000" w:themeColor="text1"/>
          <w:spacing w:val="12"/>
          <w:sz w:val="18"/>
          <w:szCs w:val="18"/>
        </w:rPr>
        <w:t>基建无疑是游戏中后期最</w:t>
      </w:r>
      <w:r w:rsidR="002C42AF">
        <w:rPr>
          <w:rFonts w:ascii="微软雅黑" w:eastAsia="微软雅黑" w:hAnsi="微软雅黑" w:cs="Microsoft YaHei UI" w:hint="eastAsia"/>
          <w:bCs/>
          <w:noProof/>
          <w:color w:val="000000" w:themeColor="text1"/>
          <w:spacing w:val="12"/>
          <w:sz w:val="18"/>
          <w:szCs w:val="18"/>
        </w:rPr>
        <w:t>富有</w:t>
      </w:r>
      <w:r w:rsidR="00333E7F">
        <w:rPr>
          <w:rFonts w:ascii="微软雅黑" w:eastAsia="微软雅黑" w:hAnsi="微软雅黑" w:cs="Microsoft YaHei UI" w:hint="eastAsia"/>
          <w:bCs/>
          <w:noProof/>
          <w:color w:val="000000" w:themeColor="text1"/>
          <w:spacing w:val="12"/>
          <w:sz w:val="18"/>
          <w:szCs w:val="18"/>
        </w:rPr>
        <w:t>乐趣的</w:t>
      </w:r>
      <w:r w:rsidR="008D011F">
        <w:rPr>
          <w:rFonts w:ascii="微软雅黑" w:eastAsia="微软雅黑" w:hAnsi="微软雅黑" w:cs="Microsoft YaHei UI" w:hint="eastAsia"/>
          <w:bCs/>
          <w:noProof/>
          <w:color w:val="000000" w:themeColor="text1"/>
          <w:spacing w:val="12"/>
          <w:sz w:val="18"/>
          <w:szCs w:val="18"/>
        </w:rPr>
        <w:t>环节</w:t>
      </w:r>
      <w:r w:rsidR="00BF62AB">
        <w:rPr>
          <w:rFonts w:ascii="微软雅黑" w:eastAsia="微软雅黑" w:hAnsi="微软雅黑" w:cs="Microsoft YaHei UI" w:hint="eastAsia"/>
          <w:bCs/>
          <w:noProof/>
          <w:color w:val="000000" w:themeColor="text1"/>
          <w:spacing w:val="12"/>
          <w:sz w:val="18"/>
          <w:szCs w:val="18"/>
        </w:rPr>
        <w:t>。游戏的</w:t>
      </w:r>
      <w:r w:rsidR="002C42AF">
        <w:rPr>
          <w:rFonts w:ascii="微软雅黑" w:eastAsia="微软雅黑" w:hAnsi="微软雅黑" w:cs="Microsoft YaHei UI" w:hint="eastAsia"/>
          <w:bCs/>
          <w:noProof/>
          <w:color w:val="000000" w:themeColor="text1"/>
          <w:spacing w:val="12"/>
          <w:sz w:val="18"/>
          <w:szCs w:val="18"/>
        </w:rPr>
        <w:t>中部</w:t>
      </w:r>
      <w:r w:rsidR="00BF62AB">
        <w:rPr>
          <w:rFonts w:ascii="微软雅黑" w:eastAsia="微软雅黑" w:hAnsi="微软雅黑" w:cs="Microsoft YaHei UI" w:hint="eastAsia"/>
          <w:bCs/>
          <w:noProof/>
          <w:color w:val="000000" w:themeColor="text1"/>
          <w:spacing w:val="12"/>
          <w:sz w:val="18"/>
          <w:szCs w:val="18"/>
        </w:rPr>
        <w:t>地图很大，</w:t>
      </w:r>
      <w:r w:rsidR="008D011F">
        <w:rPr>
          <w:rFonts w:ascii="微软雅黑" w:eastAsia="微软雅黑" w:hAnsi="微软雅黑" w:cs="Microsoft YaHei UI" w:hint="eastAsia"/>
          <w:bCs/>
          <w:noProof/>
          <w:color w:val="000000" w:themeColor="text1"/>
          <w:spacing w:val="12"/>
          <w:sz w:val="18"/>
          <w:szCs w:val="18"/>
        </w:rPr>
        <w:t>索道是</w:t>
      </w:r>
      <w:r w:rsidR="002C42AF">
        <w:rPr>
          <w:rFonts w:ascii="微软雅黑" w:eastAsia="微软雅黑" w:hAnsi="微软雅黑" w:cs="Microsoft YaHei UI" w:hint="eastAsia"/>
          <w:bCs/>
          <w:noProof/>
          <w:color w:val="000000" w:themeColor="text1"/>
          <w:spacing w:val="12"/>
          <w:sz w:val="18"/>
          <w:szCs w:val="18"/>
        </w:rPr>
        <w:t>在地图上</w:t>
      </w:r>
      <w:r w:rsidR="002C3B8C">
        <w:rPr>
          <w:rFonts w:ascii="微软雅黑" w:eastAsia="微软雅黑" w:hAnsi="微软雅黑" w:cs="Microsoft YaHei UI" w:hint="eastAsia"/>
          <w:bCs/>
          <w:noProof/>
          <w:color w:val="000000" w:themeColor="text1"/>
          <w:spacing w:val="12"/>
          <w:sz w:val="18"/>
          <w:szCs w:val="18"/>
        </w:rPr>
        <w:t>移动最快的派送方式，</w:t>
      </w:r>
      <w:r w:rsidR="002C42AF">
        <w:rPr>
          <w:rFonts w:ascii="微软雅黑" w:eastAsia="微软雅黑" w:hAnsi="微软雅黑" w:cs="Microsoft YaHei UI" w:hint="eastAsia"/>
          <w:bCs/>
          <w:noProof/>
          <w:color w:val="000000" w:themeColor="text1"/>
          <w:spacing w:val="12"/>
          <w:sz w:val="18"/>
          <w:szCs w:val="18"/>
        </w:rPr>
        <w:t>全连接的索道网</w:t>
      </w:r>
      <w:r w:rsidR="002C3B8C">
        <w:rPr>
          <w:rFonts w:ascii="微软雅黑" w:eastAsia="微软雅黑" w:hAnsi="微软雅黑" w:cs="Microsoft YaHei UI" w:hint="eastAsia"/>
          <w:bCs/>
          <w:noProof/>
          <w:color w:val="000000" w:themeColor="text1"/>
          <w:spacing w:val="12"/>
          <w:sz w:val="18"/>
          <w:szCs w:val="18"/>
        </w:rPr>
        <w:t>也是达成全成就必不可少的</w:t>
      </w:r>
      <w:r w:rsidR="00BF62AB">
        <w:rPr>
          <w:rFonts w:ascii="微软雅黑" w:eastAsia="微软雅黑" w:hAnsi="微软雅黑" w:cs="Microsoft YaHei UI" w:hint="eastAsia"/>
          <w:bCs/>
          <w:noProof/>
          <w:color w:val="000000" w:themeColor="text1"/>
          <w:spacing w:val="12"/>
          <w:sz w:val="18"/>
          <w:szCs w:val="18"/>
        </w:rPr>
        <w:t>。中部地图需要大概100个左右的索道</w:t>
      </w:r>
      <w:r w:rsidR="000F7327">
        <w:rPr>
          <w:rFonts w:ascii="微软雅黑" w:eastAsia="微软雅黑" w:hAnsi="微软雅黑" w:cs="Microsoft YaHei UI" w:hint="eastAsia"/>
          <w:bCs/>
          <w:noProof/>
          <w:color w:val="000000" w:themeColor="text1"/>
          <w:spacing w:val="12"/>
          <w:sz w:val="18"/>
          <w:szCs w:val="18"/>
        </w:rPr>
        <w:t>节点</w:t>
      </w:r>
      <w:r w:rsidR="00BF62AB">
        <w:rPr>
          <w:rFonts w:ascii="微软雅黑" w:eastAsia="微软雅黑" w:hAnsi="微软雅黑" w:cs="Microsoft YaHei UI" w:hint="eastAsia"/>
          <w:bCs/>
          <w:noProof/>
          <w:color w:val="000000" w:themeColor="text1"/>
          <w:spacing w:val="12"/>
          <w:sz w:val="18"/>
          <w:szCs w:val="18"/>
        </w:rPr>
        <w:t>才能</w:t>
      </w:r>
      <w:r w:rsidR="00BF46E0">
        <w:rPr>
          <w:rFonts w:ascii="微软雅黑" w:eastAsia="微软雅黑" w:hAnsi="微软雅黑" w:cs="Microsoft YaHei UI" w:hint="eastAsia"/>
          <w:bCs/>
          <w:noProof/>
          <w:color w:val="000000" w:themeColor="text1"/>
          <w:spacing w:val="12"/>
          <w:sz w:val="18"/>
          <w:szCs w:val="18"/>
        </w:rPr>
        <w:t>创造出游2-3</w:t>
      </w:r>
      <w:r w:rsidR="00385309">
        <w:rPr>
          <w:rFonts w:ascii="微软雅黑" w:eastAsia="微软雅黑" w:hAnsi="微软雅黑" w:cs="Microsoft YaHei UI" w:hint="eastAsia"/>
          <w:bCs/>
          <w:noProof/>
          <w:color w:val="000000" w:themeColor="text1"/>
          <w:spacing w:val="12"/>
          <w:sz w:val="18"/>
          <w:szCs w:val="18"/>
        </w:rPr>
        <w:t>条飞跃雪山线路的索道网，</w:t>
      </w:r>
      <w:r w:rsidR="00BF46E0">
        <w:rPr>
          <w:rFonts w:ascii="微软雅黑" w:eastAsia="微软雅黑" w:hAnsi="微软雅黑" w:cs="Microsoft YaHei UI" w:hint="eastAsia"/>
          <w:bCs/>
          <w:noProof/>
          <w:color w:val="000000" w:themeColor="text1"/>
          <w:spacing w:val="12"/>
          <w:sz w:val="18"/>
          <w:szCs w:val="18"/>
        </w:rPr>
        <w:t>那么</w:t>
      </w:r>
      <w:r w:rsidR="003D4A14">
        <w:rPr>
          <w:rFonts w:ascii="微软雅黑" w:eastAsia="微软雅黑" w:hAnsi="微软雅黑" w:cs="Microsoft YaHei UI" w:hint="eastAsia"/>
          <w:bCs/>
          <w:noProof/>
          <w:color w:val="000000" w:themeColor="text1"/>
          <w:spacing w:val="12"/>
          <w:sz w:val="18"/>
          <w:szCs w:val="18"/>
        </w:rPr>
        <w:t>如何在有限的带宽内合理安排</w:t>
      </w:r>
      <w:r w:rsidR="00013DFE">
        <w:rPr>
          <w:rFonts w:ascii="微软雅黑" w:eastAsia="微软雅黑" w:hAnsi="微软雅黑" w:cs="Microsoft YaHei UI" w:hint="eastAsia"/>
          <w:bCs/>
          <w:noProof/>
          <w:color w:val="000000" w:themeColor="text1"/>
          <w:spacing w:val="12"/>
          <w:sz w:val="18"/>
          <w:szCs w:val="18"/>
        </w:rPr>
        <w:t>索道的位置，如何充分利用地图上其他玩家</w:t>
      </w:r>
      <w:r w:rsidR="00BF46E0">
        <w:rPr>
          <w:rFonts w:ascii="微软雅黑" w:eastAsia="微软雅黑" w:hAnsi="微软雅黑" w:cs="Microsoft YaHei UI" w:hint="eastAsia"/>
          <w:bCs/>
          <w:noProof/>
          <w:color w:val="000000" w:themeColor="text1"/>
          <w:spacing w:val="12"/>
          <w:sz w:val="18"/>
          <w:szCs w:val="18"/>
        </w:rPr>
        <w:t>随机</w:t>
      </w:r>
      <w:r w:rsidR="00013DFE">
        <w:rPr>
          <w:rFonts w:ascii="微软雅黑" w:eastAsia="微软雅黑" w:hAnsi="微软雅黑" w:cs="Microsoft YaHei UI" w:hint="eastAsia"/>
          <w:bCs/>
          <w:noProof/>
          <w:color w:val="000000" w:themeColor="text1"/>
          <w:spacing w:val="12"/>
          <w:sz w:val="18"/>
          <w:szCs w:val="18"/>
        </w:rPr>
        <w:t>刷出来的索道，</w:t>
      </w:r>
      <w:r w:rsidR="004950F7">
        <w:rPr>
          <w:rFonts w:ascii="微软雅黑" w:eastAsia="微软雅黑" w:hAnsi="微软雅黑" w:cs="Microsoft YaHei UI" w:hint="eastAsia"/>
          <w:bCs/>
          <w:noProof/>
          <w:color w:val="000000" w:themeColor="text1"/>
          <w:spacing w:val="12"/>
          <w:sz w:val="18"/>
          <w:szCs w:val="18"/>
        </w:rPr>
        <w:t>便</w:t>
      </w:r>
      <w:r w:rsidR="00013DFE">
        <w:rPr>
          <w:rFonts w:ascii="微软雅黑" w:eastAsia="微软雅黑" w:hAnsi="微软雅黑" w:cs="Microsoft YaHei UI" w:hint="eastAsia"/>
          <w:bCs/>
          <w:noProof/>
          <w:color w:val="000000" w:themeColor="text1"/>
          <w:spacing w:val="12"/>
          <w:sz w:val="18"/>
          <w:szCs w:val="18"/>
        </w:rPr>
        <w:t>成为了</w:t>
      </w:r>
      <w:r w:rsidR="000E1541">
        <w:rPr>
          <w:rFonts w:ascii="微软雅黑" w:eastAsia="微软雅黑" w:hAnsi="微软雅黑" w:cs="Microsoft YaHei UI" w:hint="eastAsia"/>
          <w:bCs/>
          <w:noProof/>
          <w:color w:val="000000" w:themeColor="text1"/>
          <w:spacing w:val="12"/>
          <w:sz w:val="18"/>
          <w:szCs w:val="18"/>
        </w:rPr>
        <w:t>游戏中与地形地貌</w:t>
      </w:r>
      <w:r w:rsidR="001C2BF8">
        <w:rPr>
          <w:rFonts w:ascii="微软雅黑" w:eastAsia="微软雅黑" w:hAnsi="微软雅黑" w:cs="Microsoft YaHei UI" w:hint="eastAsia"/>
          <w:bCs/>
          <w:noProof/>
          <w:color w:val="000000" w:themeColor="text1"/>
          <w:spacing w:val="12"/>
          <w:sz w:val="18"/>
          <w:szCs w:val="18"/>
        </w:rPr>
        <w:t>、</w:t>
      </w:r>
      <w:r w:rsidR="000E1541">
        <w:rPr>
          <w:rFonts w:ascii="微软雅黑" w:eastAsia="微软雅黑" w:hAnsi="微软雅黑" w:cs="Microsoft YaHei UI" w:hint="eastAsia"/>
          <w:bCs/>
          <w:noProof/>
          <w:color w:val="000000" w:themeColor="text1"/>
          <w:spacing w:val="12"/>
          <w:sz w:val="18"/>
          <w:szCs w:val="18"/>
        </w:rPr>
        <w:t>距离高度</w:t>
      </w:r>
      <w:r w:rsidR="004950F7">
        <w:rPr>
          <w:rFonts w:ascii="微软雅黑" w:eastAsia="微软雅黑" w:hAnsi="微软雅黑" w:cs="Microsoft YaHei UI" w:hint="eastAsia"/>
          <w:bCs/>
          <w:noProof/>
          <w:color w:val="000000" w:themeColor="text1"/>
          <w:spacing w:val="12"/>
          <w:sz w:val="18"/>
          <w:szCs w:val="18"/>
        </w:rPr>
        <w:t>等要素</w:t>
      </w:r>
      <w:r w:rsidR="000E1541">
        <w:rPr>
          <w:rFonts w:ascii="微软雅黑" w:eastAsia="微软雅黑" w:hAnsi="微软雅黑" w:cs="Microsoft YaHei UI" w:hint="eastAsia"/>
          <w:bCs/>
          <w:noProof/>
          <w:color w:val="000000" w:themeColor="text1"/>
          <w:spacing w:val="12"/>
          <w:sz w:val="18"/>
          <w:szCs w:val="18"/>
        </w:rPr>
        <w:t>斗智斗勇的</w:t>
      </w:r>
      <w:r w:rsidR="001C2BF8">
        <w:rPr>
          <w:rFonts w:ascii="微软雅黑" w:eastAsia="微软雅黑" w:hAnsi="微软雅黑" w:cs="Microsoft YaHei UI" w:hint="eastAsia"/>
          <w:bCs/>
          <w:noProof/>
          <w:color w:val="000000" w:themeColor="text1"/>
          <w:spacing w:val="12"/>
          <w:sz w:val="18"/>
          <w:szCs w:val="18"/>
        </w:rPr>
        <w:t>不可不品鉴的一环。</w:t>
      </w:r>
      <w:r w:rsidR="000F7327">
        <w:rPr>
          <w:rFonts w:ascii="微软雅黑" w:eastAsia="微软雅黑" w:hAnsi="微软雅黑" w:cs="Microsoft YaHei UI" w:hint="eastAsia"/>
          <w:bCs/>
          <w:noProof/>
          <w:color w:val="000000" w:themeColor="text1"/>
          <w:spacing w:val="12"/>
          <w:sz w:val="18"/>
          <w:szCs w:val="18"/>
        </w:rPr>
        <w:t>自己</w:t>
      </w:r>
      <w:r w:rsidR="001C2BF8">
        <w:rPr>
          <w:rFonts w:ascii="微软雅黑" w:eastAsia="微软雅黑" w:hAnsi="微软雅黑" w:cs="Microsoft YaHei UI" w:hint="eastAsia"/>
          <w:bCs/>
          <w:noProof/>
          <w:color w:val="000000" w:themeColor="text1"/>
          <w:spacing w:val="12"/>
          <w:sz w:val="18"/>
          <w:szCs w:val="18"/>
        </w:rPr>
        <w:t>有幸在工作上遇到一位</w:t>
      </w:r>
      <w:r w:rsidR="00304997">
        <w:rPr>
          <w:rFonts w:ascii="微软雅黑" w:eastAsia="微软雅黑" w:hAnsi="微软雅黑" w:cs="Microsoft YaHei UI" w:hint="eastAsia"/>
          <w:bCs/>
          <w:noProof/>
          <w:color w:val="000000" w:themeColor="text1"/>
          <w:spacing w:val="12"/>
          <w:sz w:val="18"/>
          <w:szCs w:val="18"/>
        </w:rPr>
        <w:t>玩过《死亡搁浅》并</w:t>
      </w:r>
      <w:r w:rsidR="001C2BF8">
        <w:rPr>
          <w:rFonts w:ascii="微软雅黑" w:eastAsia="微软雅黑" w:hAnsi="微软雅黑" w:cs="Microsoft YaHei UI" w:hint="eastAsia"/>
          <w:bCs/>
          <w:noProof/>
          <w:color w:val="000000" w:themeColor="text1"/>
          <w:spacing w:val="12"/>
          <w:sz w:val="18"/>
          <w:szCs w:val="18"/>
        </w:rPr>
        <w:t>同样热衷于索道建设的</w:t>
      </w:r>
      <w:r w:rsidR="00304997">
        <w:rPr>
          <w:rFonts w:ascii="微软雅黑" w:eastAsia="微软雅黑" w:hAnsi="微软雅黑" w:cs="Microsoft YaHei UI" w:hint="eastAsia"/>
          <w:bCs/>
          <w:noProof/>
          <w:color w:val="000000" w:themeColor="text1"/>
          <w:spacing w:val="12"/>
          <w:sz w:val="18"/>
          <w:szCs w:val="18"/>
        </w:rPr>
        <w:t>同事，按照我们</w:t>
      </w:r>
      <w:r w:rsidR="000F7327">
        <w:rPr>
          <w:rFonts w:ascii="微软雅黑" w:eastAsia="微软雅黑" w:hAnsi="微软雅黑" w:cs="Microsoft YaHei UI" w:hint="eastAsia"/>
          <w:bCs/>
          <w:noProof/>
          <w:color w:val="000000" w:themeColor="text1"/>
          <w:spacing w:val="12"/>
          <w:sz w:val="18"/>
          <w:szCs w:val="18"/>
        </w:rPr>
        <w:t>从程序猿角度出发</w:t>
      </w:r>
      <w:r w:rsidR="00304997">
        <w:rPr>
          <w:rFonts w:ascii="微软雅黑" w:eastAsia="微软雅黑" w:hAnsi="微软雅黑" w:cs="Microsoft YaHei UI" w:hint="eastAsia"/>
          <w:bCs/>
          <w:noProof/>
          <w:color w:val="000000" w:themeColor="text1"/>
          <w:spacing w:val="12"/>
          <w:sz w:val="18"/>
          <w:szCs w:val="18"/>
        </w:rPr>
        <w:t>交流的说法，</w:t>
      </w:r>
      <w:r w:rsidR="00D74ACF">
        <w:rPr>
          <w:rFonts w:ascii="微软雅黑" w:eastAsia="微软雅黑" w:hAnsi="微软雅黑" w:cs="Microsoft YaHei UI" w:hint="eastAsia"/>
          <w:bCs/>
          <w:noProof/>
          <w:color w:val="000000" w:themeColor="text1"/>
          <w:spacing w:val="12"/>
          <w:sz w:val="18"/>
          <w:szCs w:val="18"/>
        </w:rPr>
        <w:t>索道基建</w:t>
      </w:r>
      <w:r w:rsidR="00304997">
        <w:rPr>
          <w:rFonts w:ascii="微软雅黑" w:eastAsia="微软雅黑" w:hAnsi="微软雅黑" w:cs="Microsoft YaHei UI" w:hint="eastAsia"/>
          <w:bCs/>
          <w:noProof/>
          <w:color w:val="000000" w:themeColor="text1"/>
          <w:spacing w:val="12"/>
          <w:sz w:val="18"/>
          <w:szCs w:val="18"/>
        </w:rPr>
        <w:t>其实可以简化为一个最简单的数学问题，</w:t>
      </w:r>
      <w:r w:rsidR="009F7A93">
        <w:rPr>
          <w:rFonts w:ascii="微软雅黑" w:eastAsia="微软雅黑" w:hAnsi="微软雅黑" w:cs="Microsoft YaHei UI" w:hint="eastAsia"/>
          <w:bCs/>
          <w:noProof/>
          <w:color w:val="000000" w:themeColor="text1"/>
          <w:spacing w:val="12"/>
          <w:sz w:val="18"/>
          <w:szCs w:val="18"/>
        </w:rPr>
        <w:t>或是一道leetcode算法题，题</w:t>
      </w:r>
      <w:r w:rsidR="00776F93">
        <w:rPr>
          <w:rFonts w:ascii="微软雅黑" w:eastAsia="微软雅黑" w:hAnsi="微软雅黑" w:cs="Microsoft YaHei UI" w:hint="eastAsia"/>
          <w:bCs/>
          <w:noProof/>
          <w:color w:val="000000" w:themeColor="text1"/>
          <w:spacing w:val="12"/>
          <w:sz w:val="18"/>
          <w:szCs w:val="18"/>
        </w:rPr>
        <w:t>干</w:t>
      </w:r>
      <w:r w:rsidR="009F7A93">
        <w:rPr>
          <w:rFonts w:ascii="微软雅黑" w:eastAsia="微软雅黑" w:hAnsi="微软雅黑" w:cs="Microsoft YaHei UI" w:hint="eastAsia"/>
          <w:bCs/>
          <w:noProof/>
          <w:color w:val="000000" w:themeColor="text1"/>
          <w:spacing w:val="12"/>
          <w:sz w:val="18"/>
          <w:szCs w:val="18"/>
        </w:rPr>
        <w:t>会给出</w:t>
      </w:r>
      <w:r w:rsidR="00B06261">
        <w:rPr>
          <w:rFonts w:ascii="微软雅黑" w:eastAsia="微软雅黑" w:hAnsi="微软雅黑" w:cs="Microsoft YaHei UI" w:hint="eastAsia"/>
          <w:bCs/>
          <w:noProof/>
          <w:color w:val="000000" w:themeColor="text1"/>
          <w:spacing w:val="12"/>
          <w:sz w:val="18"/>
          <w:szCs w:val="18"/>
        </w:rPr>
        <w:t>地图上所有需要连接点的三维坐标，以及所有</w:t>
      </w:r>
      <w:r w:rsidR="00776F93">
        <w:rPr>
          <w:rFonts w:ascii="微软雅黑" w:eastAsia="微软雅黑" w:hAnsi="微软雅黑" w:cs="Microsoft YaHei UI" w:hint="eastAsia"/>
          <w:bCs/>
          <w:noProof/>
          <w:color w:val="000000" w:themeColor="text1"/>
          <w:spacing w:val="12"/>
          <w:sz w:val="18"/>
          <w:szCs w:val="18"/>
        </w:rPr>
        <w:t>其他玩家提供的在线索道坐标，问如何</w:t>
      </w:r>
      <w:r w:rsidR="00AA1062">
        <w:rPr>
          <w:rFonts w:ascii="微软雅黑" w:eastAsia="微软雅黑" w:hAnsi="微软雅黑" w:cs="Microsoft YaHei UI" w:hint="eastAsia"/>
          <w:bCs/>
          <w:noProof/>
          <w:color w:val="000000" w:themeColor="text1"/>
          <w:spacing w:val="12"/>
          <w:sz w:val="18"/>
          <w:szCs w:val="18"/>
        </w:rPr>
        <w:t>在不超过限定带宽的前提下建设整体货物流通用时最少</w:t>
      </w:r>
      <w:r w:rsidR="00EE66D7">
        <w:rPr>
          <w:rFonts w:ascii="微软雅黑" w:eastAsia="微软雅黑" w:hAnsi="微软雅黑" w:cs="Microsoft YaHei UI" w:hint="eastAsia"/>
          <w:bCs/>
          <w:noProof/>
          <w:color w:val="000000" w:themeColor="text1"/>
          <w:spacing w:val="12"/>
          <w:sz w:val="18"/>
          <w:szCs w:val="18"/>
        </w:rPr>
        <w:t>的索道结构网</w:t>
      </w:r>
      <w:r w:rsidR="00AA1062">
        <w:rPr>
          <w:rFonts w:ascii="微软雅黑" w:eastAsia="微软雅黑" w:hAnsi="微软雅黑" w:cs="Microsoft YaHei UI" w:hint="eastAsia"/>
          <w:bCs/>
          <w:noProof/>
          <w:color w:val="000000" w:themeColor="text1"/>
          <w:spacing w:val="12"/>
          <w:sz w:val="18"/>
          <w:szCs w:val="18"/>
        </w:rPr>
        <w:t>——</w:t>
      </w:r>
      <w:r w:rsidR="00EE66D7">
        <w:rPr>
          <w:rFonts w:ascii="微软雅黑" w:eastAsia="微软雅黑" w:hAnsi="微软雅黑" w:cs="Microsoft YaHei UI" w:hint="eastAsia"/>
          <w:bCs/>
          <w:noProof/>
          <w:color w:val="000000" w:themeColor="text1"/>
          <w:spacing w:val="12"/>
          <w:sz w:val="18"/>
          <w:szCs w:val="18"/>
        </w:rPr>
        <w:t>我咧个去这个复杂度好像很有点大了，这</w:t>
      </w:r>
      <w:r w:rsidR="0060701D">
        <w:rPr>
          <w:rFonts w:ascii="微软雅黑" w:eastAsia="微软雅黑" w:hAnsi="微软雅黑" w:cs="Microsoft YaHei UI" w:hint="eastAsia"/>
          <w:bCs/>
          <w:noProof/>
          <w:color w:val="000000" w:themeColor="text1"/>
          <w:spacing w:val="12"/>
          <w:sz w:val="18"/>
          <w:szCs w:val="18"/>
        </w:rPr>
        <w:t>我</w:t>
      </w:r>
      <w:r w:rsidR="00C07E7C">
        <w:rPr>
          <w:rFonts w:ascii="微软雅黑" w:eastAsia="微软雅黑" w:hAnsi="微软雅黑" w:cs="Microsoft YaHei UI" w:hint="eastAsia"/>
          <w:bCs/>
          <w:noProof/>
          <w:color w:val="000000" w:themeColor="text1"/>
          <w:spacing w:val="12"/>
          <w:sz w:val="18"/>
          <w:szCs w:val="18"/>
        </w:rPr>
        <w:t>面试</w:t>
      </w:r>
      <w:r w:rsidR="00EE66D7">
        <w:rPr>
          <w:rFonts w:ascii="微软雅黑" w:eastAsia="微软雅黑" w:hAnsi="微软雅黑" w:cs="Microsoft YaHei UI" w:hint="eastAsia"/>
          <w:bCs/>
          <w:noProof/>
          <w:color w:val="000000" w:themeColor="text1"/>
          <w:spacing w:val="12"/>
          <w:sz w:val="18"/>
          <w:szCs w:val="18"/>
        </w:rPr>
        <w:t>的时候得用多么牛逼的算法来减少</w:t>
      </w:r>
      <w:r w:rsidR="00C07E7C">
        <w:rPr>
          <w:rFonts w:ascii="微软雅黑" w:eastAsia="微软雅黑" w:hAnsi="微软雅黑" w:cs="Microsoft YaHei UI" w:hint="eastAsia"/>
          <w:bCs/>
          <w:noProof/>
          <w:color w:val="000000" w:themeColor="text1"/>
          <w:spacing w:val="12"/>
          <w:sz w:val="18"/>
          <w:szCs w:val="18"/>
        </w:rPr>
        <w:t>计算量才行啊？</w:t>
      </w:r>
      <w:r w:rsidR="00522430">
        <w:rPr>
          <w:rFonts w:ascii="微软雅黑" w:eastAsia="微软雅黑" w:hAnsi="微软雅黑" w:cs="Microsoft YaHei UI" w:hint="eastAsia"/>
          <w:bCs/>
          <w:noProof/>
          <w:color w:val="000000" w:themeColor="text1"/>
          <w:spacing w:val="12"/>
          <w:sz w:val="18"/>
          <w:szCs w:val="18"/>
        </w:rPr>
        <w:t>但这样做得出一个固定</w:t>
      </w:r>
      <w:r w:rsidR="0060701D">
        <w:rPr>
          <w:rFonts w:ascii="微软雅黑" w:eastAsia="微软雅黑" w:hAnsi="微软雅黑" w:cs="Microsoft YaHei UI" w:hint="eastAsia"/>
          <w:bCs/>
          <w:noProof/>
          <w:color w:val="000000" w:themeColor="text1"/>
          <w:spacing w:val="12"/>
          <w:sz w:val="18"/>
          <w:szCs w:val="18"/>
        </w:rPr>
        <w:t>最优</w:t>
      </w:r>
      <w:r w:rsidR="00522430">
        <w:rPr>
          <w:rFonts w:ascii="微软雅黑" w:eastAsia="微软雅黑" w:hAnsi="微软雅黑" w:cs="Microsoft YaHei UI" w:hint="eastAsia"/>
          <w:bCs/>
          <w:noProof/>
          <w:color w:val="000000" w:themeColor="text1"/>
          <w:spacing w:val="12"/>
          <w:sz w:val="18"/>
          <w:szCs w:val="18"/>
        </w:rPr>
        <w:t>解也挺无聊，</w:t>
      </w:r>
      <w:r w:rsidR="0060701D">
        <w:rPr>
          <w:rFonts w:ascii="微软雅黑" w:eastAsia="微软雅黑" w:hAnsi="微软雅黑" w:cs="Microsoft YaHei UI" w:hint="eastAsia"/>
          <w:bCs/>
          <w:noProof/>
          <w:color w:val="000000" w:themeColor="text1"/>
          <w:spacing w:val="12"/>
          <w:sz w:val="18"/>
          <w:szCs w:val="18"/>
        </w:rPr>
        <w:t>毕竟</w:t>
      </w:r>
      <w:r w:rsidR="004C77DA">
        <w:rPr>
          <w:rFonts w:ascii="微软雅黑" w:eastAsia="微软雅黑" w:hAnsi="微软雅黑" w:cs="Microsoft YaHei UI" w:hint="eastAsia"/>
          <w:bCs/>
          <w:noProof/>
          <w:color w:val="000000" w:themeColor="text1"/>
          <w:spacing w:val="12"/>
          <w:sz w:val="18"/>
          <w:szCs w:val="18"/>
        </w:rPr>
        <w:t>这不就省略掉了现场实践</w:t>
      </w:r>
      <w:r w:rsidR="002E4BCA">
        <w:rPr>
          <w:rFonts w:ascii="微软雅黑" w:eastAsia="微软雅黑" w:hAnsi="微软雅黑" w:cs="Microsoft YaHei UI" w:hint="eastAsia"/>
          <w:bCs/>
          <w:noProof/>
          <w:color w:val="000000" w:themeColor="text1"/>
          <w:spacing w:val="12"/>
          <w:sz w:val="18"/>
          <w:szCs w:val="18"/>
        </w:rPr>
        <w:t>的过程么？</w:t>
      </w:r>
      <w:r w:rsidR="004950F7">
        <w:rPr>
          <w:rFonts w:ascii="微软雅黑" w:eastAsia="微软雅黑" w:hAnsi="微软雅黑" w:cs="Microsoft YaHei UI" w:hint="eastAsia"/>
          <w:bCs/>
          <w:noProof/>
          <w:color w:val="000000" w:themeColor="text1"/>
          <w:spacing w:val="12"/>
          <w:sz w:val="18"/>
          <w:szCs w:val="18"/>
        </w:rPr>
        <w:t>当然这是存在最优解的，甚至打开视频网站搜下攻略都能找到不需要依赖其他玩家的索道的最优解</w:t>
      </w:r>
      <w:r w:rsidR="004C602D">
        <w:rPr>
          <w:rFonts w:ascii="微软雅黑" w:eastAsia="微软雅黑" w:hAnsi="微软雅黑" w:cs="Microsoft YaHei UI" w:hint="eastAsia"/>
          <w:bCs/>
          <w:noProof/>
          <w:color w:val="000000" w:themeColor="text1"/>
          <w:spacing w:val="12"/>
          <w:sz w:val="18"/>
          <w:szCs w:val="18"/>
        </w:rPr>
        <w:t>……但该怎么说才好呢？</w:t>
      </w:r>
      <w:r w:rsidR="004C77DA">
        <w:rPr>
          <w:rFonts w:ascii="微软雅黑" w:eastAsia="微软雅黑" w:hAnsi="微软雅黑" w:cs="Microsoft YaHei UI" w:hint="eastAsia"/>
          <w:bCs/>
          <w:noProof/>
          <w:color w:val="000000" w:themeColor="text1"/>
          <w:spacing w:val="12"/>
          <w:sz w:val="18"/>
          <w:szCs w:val="18"/>
        </w:rPr>
        <w:t>一点点挪动</w:t>
      </w:r>
      <w:r w:rsidR="00005FF5">
        <w:rPr>
          <w:rFonts w:ascii="微软雅黑" w:eastAsia="微软雅黑" w:hAnsi="微软雅黑" w:cs="Microsoft YaHei UI" w:hint="eastAsia"/>
          <w:bCs/>
          <w:noProof/>
          <w:color w:val="000000" w:themeColor="text1"/>
          <w:spacing w:val="12"/>
          <w:sz w:val="18"/>
          <w:szCs w:val="18"/>
        </w:rPr>
        <w:t>搭建地点</w:t>
      </w:r>
      <w:r w:rsidR="004C77DA">
        <w:rPr>
          <w:rFonts w:ascii="微软雅黑" w:eastAsia="微软雅黑" w:hAnsi="微软雅黑" w:cs="Microsoft YaHei UI" w:hint="eastAsia"/>
          <w:bCs/>
          <w:noProof/>
          <w:color w:val="000000" w:themeColor="text1"/>
          <w:spacing w:val="12"/>
          <w:sz w:val="18"/>
          <w:szCs w:val="18"/>
        </w:rPr>
        <w:t>、对准</w:t>
      </w:r>
      <w:r w:rsidR="00005FF5">
        <w:rPr>
          <w:rFonts w:ascii="微软雅黑" w:eastAsia="微软雅黑" w:hAnsi="微软雅黑" w:cs="Microsoft YaHei UI" w:hint="eastAsia"/>
          <w:bCs/>
          <w:noProof/>
          <w:color w:val="000000" w:themeColor="text1"/>
          <w:spacing w:val="12"/>
          <w:sz w:val="18"/>
          <w:szCs w:val="18"/>
        </w:rPr>
        <w:t>轨道</w:t>
      </w:r>
      <w:r w:rsidR="00BB1EEA">
        <w:rPr>
          <w:rFonts w:ascii="微软雅黑" w:eastAsia="微软雅黑" w:hAnsi="微软雅黑" w:cs="Microsoft YaHei UI" w:hint="eastAsia"/>
          <w:bCs/>
          <w:noProof/>
          <w:color w:val="000000" w:themeColor="text1"/>
          <w:spacing w:val="12"/>
          <w:sz w:val="18"/>
          <w:szCs w:val="18"/>
        </w:rPr>
        <w:t>，</w:t>
      </w:r>
      <w:r w:rsidR="004C77DA">
        <w:rPr>
          <w:rFonts w:ascii="微软雅黑" w:eastAsia="微软雅黑" w:hAnsi="微软雅黑" w:cs="Microsoft YaHei UI" w:hint="eastAsia"/>
          <w:bCs/>
          <w:noProof/>
          <w:color w:val="000000" w:themeColor="text1"/>
          <w:spacing w:val="12"/>
          <w:sz w:val="18"/>
          <w:szCs w:val="18"/>
        </w:rPr>
        <w:t>调整建筑位置，以使中间节点相对于两端的节点的位置正好都满足</w:t>
      </w:r>
      <w:r w:rsidR="00005FF5">
        <w:rPr>
          <w:rFonts w:ascii="微软雅黑" w:eastAsia="微软雅黑" w:hAnsi="微软雅黑" w:cs="Microsoft YaHei UI" w:hint="eastAsia"/>
          <w:bCs/>
          <w:noProof/>
          <w:color w:val="000000" w:themeColor="text1"/>
          <w:spacing w:val="12"/>
          <w:sz w:val="18"/>
          <w:szCs w:val="18"/>
        </w:rPr>
        <w:t>距离限制</w:t>
      </w:r>
      <w:r w:rsidR="00BB1EEA">
        <w:rPr>
          <w:rFonts w:ascii="微软雅黑" w:eastAsia="微软雅黑" w:hAnsi="微软雅黑" w:cs="Microsoft YaHei UI" w:hint="eastAsia"/>
          <w:bCs/>
          <w:noProof/>
          <w:color w:val="000000" w:themeColor="text1"/>
          <w:spacing w:val="12"/>
          <w:sz w:val="18"/>
          <w:szCs w:val="18"/>
        </w:rPr>
        <w:t>，</w:t>
      </w:r>
      <w:r w:rsidR="004C602D">
        <w:rPr>
          <w:rFonts w:ascii="微软雅黑" w:eastAsia="微软雅黑" w:hAnsi="微软雅黑" w:cs="Microsoft YaHei UI" w:hint="eastAsia"/>
          <w:bCs/>
          <w:noProof/>
          <w:color w:val="000000" w:themeColor="text1"/>
          <w:spacing w:val="12"/>
          <w:sz w:val="18"/>
          <w:szCs w:val="18"/>
        </w:rPr>
        <w:t>为某个地方某个点有前人留下的索道而感到纯粹的喜悦，</w:t>
      </w:r>
      <w:r w:rsidR="00BB1EEA">
        <w:rPr>
          <w:rFonts w:ascii="微软雅黑" w:eastAsia="微软雅黑" w:hAnsi="微软雅黑" w:cs="Microsoft YaHei UI" w:hint="eastAsia"/>
          <w:bCs/>
          <w:noProof/>
          <w:color w:val="000000" w:themeColor="text1"/>
          <w:spacing w:val="12"/>
          <w:sz w:val="18"/>
          <w:szCs w:val="18"/>
        </w:rPr>
        <w:t>让人不禁回想起十年前的测量学实习时使用全站仪绘制教学区地图的时光</w:t>
      </w:r>
      <w:r w:rsidR="004C602D">
        <w:rPr>
          <w:rFonts w:ascii="微软雅黑" w:eastAsia="微软雅黑" w:hAnsi="微软雅黑" w:cs="Microsoft YaHei UI" w:hint="eastAsia"/>
          <w:bCs/>
          <w:noProof/>
          <w:color w:val="000000" w:themeColor="text1"/>
          <w:spacing w:val="12"/>
          <w:sz w:val="18"/>
          <w:szCs w:val="18"/>
        </w:rPr>
        <w:t>——</w:t>
      </w:r>
      <w:r w:rsidR="00D1757B">
        <w:rPr>
          <w:rFonts w:ascii="微软雅黑" w:eastAsia="微软雅黑" w:hAnsi="微软雅黑" w:cs="Microsoft YaHei UI" w:hint="eastAsia"/>
          <w:bCs/>
          <w:noProof/>
          <w:color w:val="000000" w:themeColor="text1"/>
          <w:spacing w:val="12"/>
          <w:sz w:val="18"/>
          <w:szCs w:val="18"/>
        </w:rPr>
        <w:t>连点成线是</w:t>
      </w:r>
      <w:r w:rsidR="004C602D">
        <w:rPr>
          <w:rFonts w:ascii="微软雅黑" w:eastAsia="微软雅黑" w:hAnsi="微软雅黑" w:cs="Microsoft YaHei UI" w:hint="eastAsia"/>
          <w:bCs/>
          <w:noProof/>
          <w:color w:val="000000" w:themeColor="text1"/>
          <w:spacing w:val="12"/>
          <w:sz w:val="18"/>
          <w:szCs w:val="18"/>
        </w:rPr>
        <w:t>能带来</w:t>
      </w:r>
      <w:r w:rsidR="00CF5B44">
        <w:rPr>
          <w:rFonts w:ascii="微软雅黑" w:eastAsia="微软雅黑" w:hAnsi="微软雅黑" w:cs="Microsoft YaHei UI" w:hint="eastAsia"/>
          <w:bCs/>
          <w:noProof/>
          <w:color w:val="000000" w:themeColor="text1"/>
          <w:spacing w:val="12"/>
          <w:sz w:val="18"/>
          <w:szCs w:val="18"/>
        </w:rPr>
        <w:t>愉悦感</w:t>
      </w:r>
      <w:r w:rsidR="00D1757B">
        <w:rPr>
          <w:rFonts w:ascii="微软雅黑" w:eastAsia="微软雅黑" w:hAnsi="微软雅黑" w:cs="Microsoft YaHei UI" w:hint="eastAsia"/>
          <w:bCs/>
          <w:noProof/>
          <w:color w:val="000000" w:themeColor="text1"/>
          <w:spacing w:val="12"/>
          <w:sz w:val="18"/>
          <w:szCs w:val="18"/>
        </w:rPr>
        <w:t>的，</w:t>
      </w:r>
      <w:r w:rsidR="002E4BCA">
        <w:rPr>
          <w:rFonts w:ascii="微软雅黑" w:eastAsia="微软雅黑" w:hAnsi="微软雅黑" w:cs="Microsoft YaHei UI" w:hint="eastAsia"/>
          <w:bCs/>
          <w:noProof/>
          <w:color w:val="000000" w:themeColor="text1"/>
          <w:spacing w:val="12"/>
          <w:sz w:val="18"/>
          <w:szCs w:val="18"/>
        </w:rPr>
        <w:t>如此苍白、琐碎、无聊的</w:t>
      </w:r>
      <w:r w:rsidR="0019757C">
        <w:rPr>
          <w:rFonts w:ascii="微软雅黑" w:eastAsia="微软雅黑" w:hAnsi="微软雅黑" w:cs="Microsoft YaHei UI" w:hint="eastAsia"/>
          <w:bCs/>
          <w:noProof/>
          <w:color w:val="000000" w:themeColor="text1"/>
          <w:spacing w:val="12"/>
          <w:sz w:val="18"/>
          <w:szCs w:val="18"/>
        </w:rPr>
        <w:t>串联</w:t>
      </w:r>
      <w:r w:rsidR="00005FF5">
        <w:rPr>
          <w:rFonts w:ascii="微软雅黑" w:eastAsia="微软雅黑" w:hAnsi="微软雅黑" w:cs="Microsoft YaHei UI" w:hint="eastAsia"/>
          <w:bCs/>
          <w:noProof/>
          <w:color w:val="000000" w:themeColor="text1"/>
          <w:spacing w:val="12"/>
          <w:sz w:val="18"/>
          <w:szCs w:val="18"/>
        </w:rPr>
        <w:t>交互中获得</w:t>
      </w:r>
      <w:r w:rsidR="009661E6">
        <w:rPr>
          <w:rFonts w:ascii="微软雅黑" w:eastAsia="微软雅黑" w:hAnsi="微软雅黑" w:cs="Microsoft YaHei UI" w:hint="eastAsia"/>
          <w:bCs/>
          <w:noProof/>
          <w:color w:val="000000" w:themeColor="text1"/>
          <w:spacing w:val="12"/>
          <w:sz w:val="18"/>
          <w:szCs w:val="18"/>
        </w:rPr>
        <w:t>的策略性</w:t>
      </w:r>
      <w:r w:rsidR="00C004FD">
        <w:rPr>
          <w:rFonts w:ascii="微软雅黑" w:eastAsia="微软雅黑" w:hAnsi="微软雅黑" w:cs="Microsoft YaHei UI" w:hint="eastAsia"/>
          <w:bCs/>
          <w:noProof/>
          <w:color w:val="000000" w:themeColor="text1"/>
          <w:spacing w:val="12"/>
          <w:sz w:val="18"/>
          <w:szCs w:val="18"/>
        </w:rPr>
        <w:t>快乐，</w:t>
      </w:r>
      <w:r w:rsidR="0019757C">
        <w:rPr>
          <w:rFonts w:ascii="微软雅黑" w:eastAsia="微软雅黑" w:hAnsi="微软雅黑" w:cs="Microsoft YaHei UI" w:hint="eastAsia"/>
          <w:bCs/>
          <w:noProof/>
          <w:color w:val="000000" w:themeColor="text1"/>
          <w:spacing w:val="12"/>
          <w:sz w:val="18"/>
          <w:szCs w:val="18"/>
        </w:rPr>
        <w:t>从碎片到完整</w:t>
      </w:r>
      <w:r w:rsidR="00BF62AB">
        <w:rPr>
          <w:rFonts w:ascii="微软雅黑" w:eastAsia="微软雅黑" w:hAnsi="微软雅黑" w:cs="Microsoft YaHei UI" w:hint="eastAsia"/>
          <w:bCs/>
          <w:noProof/>
          <w:color w:val="000000" w:themeColor="text1"/>
          <w:spacing w:val="12"/>
          <w:sz w:val="18"/>
          <w:szCs w:val="18"/>
        </w:rPr>
        <w:t>一种切实的推进</w:t>
      </w:r>
      <w:r w:rsidR="006015BC">
        <w:rPr>
          <w:rFonts w:ascii="微软雅黑" w:eastAsia="微软雅黑" w:hAnsi="微软雅黑" w:cs="Microsoft YaHei UI" w:hint="eastAsia"/>
          <w:bCs/>
          <w:noProof/>
          <w:color w:val="000000" w:themeColor="text1"/>
          <w:spacing w:val="12"/>
          <w:sz w:val="18"/>
          <w:szCs w:val="18"/>
        </w:rPr>
        <w:t>，作为战场的荒原也逐渐</w:t>
      </w:r>
      <w:r w:rsidR="00C004FD">
        <w:rPr>
          <w:rFonts w:ascii="微软雅黑" w:eastAsia="微软雅黑" w:hAnsi="微软雅黑" w:cs="Microsoft YaHei UI" w:hint="eastAsia"/>
          <w:bCs/>
          <w:noProof/>
          <w:color w:val="000000" w:themeColor="text1"/>
          <w:spacing w:val="12"/>
          <w:sz w:val="18"/>
          <w:szCs w:val="18"/>
        </w:rPr>
        <w:t>因为网络节点的点缀而</w:t>
      </w:r>
      <w:r w:rsidR="006015BC">
        <w:rPr>
          <w:rFonts w:ascii="微软雅黑" w:eastAsia="微软雅黑" w:hAnsi="微软雅黑" w:cs="Microsoft YaHei UI" w:hint="eastAsia"/>
          <w:bCs/>
          <w:noProof/>
          <w:color w:val="000000" w:themeColor="text1"/>
          <w:spacing w:val="12"/>
          <w:sz w:val="18"/>
          <w:szCs w:val="18"/>
        </w:rPr>
        <w:t>焕发生机</w:t>
      </w:r>
      <w:r w:rsidR="00D74ACF">
        <w:rPr>
          <w:rFonts w:ascii="微软雅黑" w:eastAsia="微软雅黑" w:hAnsi="微软雅黑" w:cs="Microsoft YaHei UI" w:hint="eastAsia"/>
          <w:bCs/>
          <w:noProof/>
          <w:color w:val="000000" w:themeColor="text1"/>
          <w:spacing w:val="12"/>
          <w:sz w:val="18"/>
          <w:szCs w:val="18"/>
        </w:rPr>
        <w:t>，</w:t>
      </w:r>
      <w:r w:rsidR="009F07C4">
        <w:rPr>
          <w:rFonts w:ascii="微软雅黑" w:eastAsia="微软雅黑" w:hAnsi="微软雅黑" w:cs="Microsoft YaHei UI" w:hint="eastAsia"/>
          <w:bCs/>
          <w:noProof/>
          <w:color w:val="000000" w:themeColor="text1"/>
          <w:spacing w:val="12"/>
          <w:sz w:val="18"/>
          <w:szCs w:val="18"/>
        </w:rPr>
        <w:t>我们也能</w:t>
      </w:r>
      <w:r w:rsidR="00D74ACF">
        <w:rPr>
          <w:rFonts w:ascii="微软雅黑" w:eastAsia="微软雅黑" w:hAnsi="微软雅黑" w:cs="Microsoft YaHei UI" w:hint="eastAsia"/>
          <w:bCs/>
          <w:noProof/>
          <w:color w:val="000000" w:themeColor="text1"/>
          <w:spacing w:val="12"/>
          <w:sz w:val="18"/>
          <w:szCs w:val="18"/>
        </w:rPr>
        <w:t>感受到自己对于</w:t>
      </w:r>
      <w:r w:rsidR="009F07C4">
        <w:rPr>
          <w:rFonts w:ascii="微软雅黑" w:eastAsia="微软雅黑" w:hAnsi="微软雅黑" w:cs="Microsoft YaHei UI" w:hint="eastAsia"/>
          <w:bCs/>
          <w:noProof/>
          <w:color w:val="000000" w:themeColor="text1"/>
          <w:spacing w:val="12"/>
          <w:sz w:val="18"/>
          <w:szCs w:val="18"/>
        </w:rPr>
        <w:t>游戏世界的直接影响</w:t>
      </w:r>
      <w:r w:rsidR="00C004FD">
        <w:rPr>
          <w:rFonts w:ascii="微软雅黑" w:eastAsia="微软雅黑" w:hAnsi="微软雅黑" w:cs="Microsoft YaHei UI" w:hint="eastAsia"/>
          <w:bCs/>
          <w:noProof/>
          <w:color w:val="000000" w:themeColor="text1"/>
          <w:spacing w:val="12"/>
          <w:sz w:val="18"/>
          <w:szCs w:val="18"/>
        </w:rPr>
        <w:t>，这当然只有你去自己做了才会</w:t>
      </w:r>
      <w:r w:rsidR="00944DF5">
        <w:rPr>
          <w:rFonts w:ascii="微软雅黑" w:eastAsia="微软雅黑" w:hAnsi="微软雅黑" w:cs="Microsoft YaHei UI" w:hint="eastAsia"/>
          <w:bCs/>
          <w:noProof/>
          <w:color w:val="000000" w:themeColor="text1"/>
          <w:spacing w:val="12"/>
          <w:sz w:val="18"/>
          <w:szCs w:val="18"/>
        </w:rPr>
        <w:t>明白。</w:t>
      </w:r>
    </w:p>
    <w:p w14:paraId="5E88F205" w14:textId="253F35C5" w:rsidR="00DE438C" w:rsidRDefault="00DE438C" w:rsidP="00DE438C">
      <w:pPr>
        <w:ind w:firstLineChars="200" w:firstLine="408"/>
        <w:rPr>
          <w:rFonts w:ascii="微软雅黑" w:eastAsia="微软雅黑" w:hAnsi="微软雅黑" w:cs="Microsoft YaHei UI" w:hint="eastAsia"/>
          <w:bCs/>
          <w:noProof/>
          <w:color w:val="000000" w:themeColor="text1"/>
          <w:spacing w:val="12"/>
          <w:sz w:val="18"/>
          <w:szCs w:val="18"/>
        </w:rPr>
      </w:pPr>
      <w:r w:rsidRPr="00DE438C">
        <w:rPr>
          <w:rFonts w:ascii="微软雅黑" w:eastAsia="微软雅黑" w:hAnsi="微软雅黑" w:cs="Microsoft YaHei UI" w:hint="eastAsia"/>
          <w:bCs/>
          <w:noProof/>
          <w:color w:val="000000" w:themeColor="text1"/>
          <w:spacing w:val="12"/>
          <w:sz w:val="18"/>
          <w:szCs w:val="18"/>
        </w:rPr>
        <w:t>如果你和我一样，喜欢在游戏中停下脚步，任由时间在指尖流逝，只为欣赏周遭风景的每一处细节；或者你热衷于游荡在绝景之地，调整镜头角度，捕捉那些令人屏息的瞬间，那么我会向你推荐《死亡搁浅》。</w:t>
      </w:r>
      <w:r w:rsidR="00920D5A">
        <w:rPr>
          <w:rFonts w:ascii="微软雅黑" w:eastAsia="微软雅黑" w:hAnsi="微软雅黑" w:cs="Microsoft YaHei UI" w:hint="eastAsia"/>
          <w:bCs/>
          <w:noProof/>
          <w:color w:val="000000" w:themeColor="text1"/>
          <w:spacing w:val="12"/>
          <w:sz w:val="18"/>
          <w:szCs w:val="18"/>
        </w:rPr>
        <w:t>本地</w:t>
      </w:r>
      <w:r w:rsidRPr="00DE438C">
        <w:rPr>
          <w:rFonts w:ascii="微软雅黑" w:eastAsia="微软雅黑" w:hAnsi="微软雅黑" w:cs="Microsoft YaHei UI" w:hint="eastAsia"/>
          <w:bCs/>
          <w:noProof/>
          <w:color w:val="000000" w:themeColor="text1"/>
          <w:spacing w:val="12"/>
          <w:sz w:val="18"/>
          <w:szCs w:val="18"/>
        </w:rPr>
        <w:t>的画面表现早已无需赘述——你只需打开游戏，伴随着Low Roar的《Don't Be So Serious》，沉浸在那堪称史上最美的</w:t>
      </w:r>
      <w:r w:rsidR="00920D5A">
        <w:rPr>
          <w:rFonts w:ascii="微软雅黑" w:eastAsia="微软雅黑" w:hAnsi="微软雅黑" w:cs="Microsoft YaHei UI" w:hint="eastAsia"/>
          <w:bCs/>
          <w:noProof/>
          <w:color w:val="000000" w:themeColor="text1"/>
          <w:spacing w:val="12"/>
          <w:sz w:val="18"/>
          <w:szCs w:val="18"/>
        </w:rPr>
        <w:t>游戏</w:t>
      </w:r>
      <w:r w:rsidRPr="00DE438C">
        <w:rPr>
          <w:rFonts w:ascii="微软雅黑" w:eastAsia="微软雅黑" w:hAnsi="微软雅黑" w:cs="Microsoft YaHei UI" w:hint="eastAsia"/>
          <w:bCs/>
          <w:noProof/>
          <w:color w:val="000000" w:themeColor="text1"/>
          <w:spacing w:val="12"/>
          <w:sz w:val="18"/>
          <w:szCs w:val="18"/>
        </w:rPr>
        <w:t>开场之一中，便能瞬间理解它的魅力。无需我多言，它的风景有多壮丽，它的世界有多真实，</w:t>
      </w:r>
      <w:r w:rsidR="00864448">
        <w:rPr>
          <w:rFonts w:ascii="微软雅黑" w:eastAsia="微软雅黑" w:hAnsi="微软雅黑" w:cs="Microsoft YaHei UI" w:hint="eastAsia"/>
          <w:bCs/>
          <w:noProof/>
          <w:color w:val="000000" w:themeColor="text1"/>
          <w:spacing w:val="12"/>
          <w:sz w:val="18"/>
          <w:szCs w:val="18"/>
        </w:rPr>
        <w:t>打开游戏</w:t>
      </w:r>
      <w:r w:rsidRPr="00DE438C">
        <w:rPr>
          <w:rFonts w:ascii="微软雅黑" w:eastAsia="微软雅黑" w:hAnsi="微软雅黑" w:cs="Microsoft YaHei UI" w:hint="eastAsia"/>
          <w:bCs/>
          <w:noProof/>
          <w:color w:val="000000" w:themeColor="text1"/>
          <w:spacing w:val="12"/>
          <w:sz w:val="18"/>
          <w:szCs w:val="18"/>
        </w:rPr>
        <w:t>体验便知。</w:t>
      </w:r>
      <w:r w:rsidR="00ED6853" w:rsidRPr="00ED6853">
        <w:rPr>
          <w:rFonts w:ascii="微软雅黑" w:eastAsia="微软雅黑" w:hAnsi="微软雅黑" w:cs="Microsoft YaHei UI" w:hint="eastAsia"/>
          <w:bCs/>
          <w:noProof/>
          <w:color w:val="000000" w:themeColor="text1"/>
          <w:spacing w:val="12"/>
          <w:sz w:val="18"/>
          <w:szCs w:val="18"/>
        </w:rPr>
        <w:t>随着全收集进度的推进，你的足迹将遍布这片荒原的每一个角落。你会发现，那些曾经匆匆掠过的风景，竟藏着无数隐秘的惊喜——或许是某个被苔藓覆盖的洞穴，悄然隐匿在峭壁之下；或许是一座孤独的鸟居，静静矗立在</w:t>
      </w:r>
      <w:r w:rsidR="00ED6853">
        <w:rPr>
          <w:rFonts w:ascii="微软雅黑" w:eastAsia="微软雅黑" w:hAnsi="微软雅黑" w:cs="Microsoft YaHei UI" w:hint="eastAsia"/>
          <w:bCs/>
          <w:noProof/>
          <w:color w:val="000000" w:themeColor="text1"/>
          <w:spacing w:val="12"/>
          <w:sz w:val="18"/>
          <w:szCs w:val="18"/>
        </w:rPr>
        <w:t>山丘之上</w:t>
      </w:r>
      <w:r w:rsidR="00BB3CF5">
        <w:rPr>
          <w:rFonts w:ascii="微软雅黑" w:eastAsia="微软雅黑" w:hAnsi="微软雅黑" w:cs="Microsoft YaHei UI" w:hint="eastAsia"/>
          <w:bCs/>
          <w:noProof/>
          <w:color w:val="000000" w:themeColor="text1"/>
          <w:spacing w:val="12"/>
          <w:sz w:val="18"/>
          <w:szCs w:val="18"/>
        </w:rPr>
        <w:t>；如果不抬头望去，也不会知晓</w:t>
      </w:r>
      <w:r w:rsidR="008A53FA" w:rsidRPr="008A53FA">
        <w:rPr>
          <w:rFonts w:ascii="微软雅黑" w:eastAsia="微软雅黑" w:hAnsi="微软雅黑" w:cs="Microsoft YaHei UI" w:hint="eastAsia"/>
          <w:bCs/>
          <w:noProof/>
          <w:color w:val="000000" w:themeColor="text1"/>
          <w:spacing w:val="12"/>
          <w:sz w:val="18"/>
          <w:szCs w:val="18"/>
        </w:rPr>
        <w:t>雪山顶端的极光竟如此绚烂，闪耀的天空壮丽到令人窒息</w:t>
      </w:r>
      <w:r w:rsidR="00ED6853">
        <w:rPr>
          <w:rFonts w:ascii="微软雅黑" w:eastAsia="微软雅黑" w:hAnsi="微软雅黑" w:cs="Microsoft YaHei UI" w:hint="eastAsia"/>
          <w:bCs/>
          <w:noProof/>
          <w:color w:val="000000" w:themeColor="text1"/>
          <w:spacing w:val="12"/>
          <w:sz w:val="18"/>
          <w:szCs w:val="18"/>
        </w:rPr>
        <w:t>。</w:t>
      </w:r>
      <w:r>
        <w:rPr>
          <w:rFonts w:ascii="微软雅黑" w:eastAsia="微软雅黑" w:hAnsi="微软雅黑" w:cs="Microsoft YaHei UI" w:hint="eastAsia"/>
          <w:bCs/>
          <w:noProof/>
          <w:color w:val="000000" w:themeColor="text1"/>
          <w:spacing w:val="12"/>
          <w:sz w:val="18"/>
          <w:szCs w:val="18"/>
        </w:rPr>
        <w:t>甚至前些日子和同学聚会喝酒，我们还聊到要去游戏的取景地冰岛旅行的事情</w:t>
      </w:r>
      <w:r w:rsidR="00864448">
        <w:rPr>
          <w:rFonts w:ascii="微软雅黑" w:eastAsia="微软雅黑" w:hAnsi="微软雅黑" w:cs="Microsoft YaHei UI" w:hint="eastAsia"/>
          <w:bCs/>
          <w:noProof/>
          <w:color w:val="000000" w:themeColor="text1"/>
          <w:spacing w:val="12"/>
          <w:sz w:val="18"/>
          <w:szCs w:val="18"/>
        </w:rPr>
        <w:t>，并以此安利大伙都去玩玩这游戏</w:t>
      </w:r>
      <w:r>
        <w:rPr>
          <w:rFonts w:ascii="微软雅黑" w:eastAsia="微软雅黑" w:hAnsi="微软雅黑" w:cs="Microsoft YaHei UI" w:hint="eastAsia"/>
          <w:bCs/>
          <w:noProof/>
          <w:color w:val="000000" w:themeColor="text1"/>
          <w:spacing w:val="12"/>
          <w:sz w:val="18"/>
          <w:szCs w:val="18"/>
        </w:rPr>
        <w:t>；我想世界上如果有什么不一样的地方，那一定得是冰岛吧——这是我在通关《死亡搁浅》后首次产生的</w:t>
      </w:r>
      <w:r w:rsidR="001F7AB8">
        <w:rPr>
          <w:rFonts w:ascii="微软雅黑" w:eastAsia="微软雅黑" w:hAnsi="微软雅黑" w:cs="Microsoft YaHei UI" w:hint="eastAsia"/>
          <w:bCs/>
          <w:noProof/>
          <w:color w:val="000000" w:themeColor="text1"/>
          <w:spacing w:val="12"/>
          <w:sz w:val="18"/>
          <w:szCs w:val="18"/>
        </w:rPr>
        <w:t>不成熟的</w:t>
      </w:r>
      <w:r>
        <w:rPr>
          <w:rFonts w:ascii="微软雅黑" w:eastAsia="微软雅黑" w:hAnsi="微软雅黑" w:cs="Microsoft YaHei UI" w:hint="eastAsia"/>
          <w:bCs/>
          <w:noProof/>
          <w:color w:val="000000" w:themeColor="text1"/>
          <w:spacing w:val="12"/>
          <w:sz w:val="18"/>
          <w:szCs w:val="18"/>
        </w:rPr>
        <w:t>想法。或许因为工作压力太大，自己需要一个地方能短暂地休息或逃避；或许在这样的风景中徜徉，本身就是一种无时间性的停滞；或许理由不是什么人生的意义这种宏大命题，完全没有那么夸张，只是单纯地觉得，能和朋友一起去见证这样美丽的景色，那感觉简直棒极了——</w:t>
      </w:r>
      <w:r w:rsidRPr="00DE438C">
        <w:rPr>
          <w:rFonts w:ascii="微软雅黑" w:eastAsia="微软雅黑" w:hAnsi="微软雅黑" w:cs="Microsoft YaHei UI" w:hint="eastAsia"/>
          <w:bCs/>
          <w:noProof/>
          <w:color w:val="000000" w:themeColor="text1"/>
          <w:spacing w:val="12"/>
          <w:sz w:val="18"/>
          <w:szCs w:val="18"/>
        </w:rPr>
        <w:t>而这正是《死亡搁浅》回报给我的期待</w:t>
      </w:r>
      <w:r>
        <w:rPr>
          <w:rFonts w:ascii="微软雅黑" w:eastAsia="微软雅黑" w:hAnsi="微软雅黑" w:cs="Microsoft YaHei UI" w:hint="eastAsia"/>
          <w:bCs/>
          <w:noProof/>
          <w:color w:val="000000" w:themeColor="text1"/>
          <w:spacing w:val="12"/>
          <w:sz w:val="18"/>
          <w:szCs w:val="18"/>
        </w:rPr>
        <w:t>，</w:t>
      </w:r>
      <w:r w:rsidRPr="00DE438C">
        <w:rPr>
          <w:rFonts w:ascii="微软雅黑" w:eastAsia="微软雅黑" w:hAnsi="微软雅黑" w:cs="Microsoft YaHei UI" w:hint="eastAsia"/>
          <w:bCs/>
          <w:noProof/>
          <w:color w:val="000000" w:themeColor="text1"/>
          <w:spacing w:val="12"/>
          <w:sz w:val="18"/>
          <w:szCs w:val="18"/>
        </w:rPr>
        <w:t>一场关于风景、孤独与连接的</w:t>
      </w:r>
      <w:r w:rsidR="005C762F">
        <w:rPr>
          <w:rFonts w:ascii="微软雅黑" w:eastAsia="微软雅黑" w:hAnsi="微软雅黑" w:cs="Microsoft YaHei UI" w:hint="eastAsia"/>
          <w:bCs/>
          <w:noProof/>
          <w:color w:val="000000" w:themeColor="text1"/>
          <w:spacing w:val="12"/>
          <w:sz w:val="18"/>
          <w:szCs w:val="18"/>
        </w:rPr>
        <w:t>冒险——岛哥哥想守护的</w:t>
      </w:r>
      <w:r w:rsidR="001F7AB8">
        <w:rPr>
          <w:rFonts w:ascii="微软雅黑" w:eastAsia="微软雅黑" w:hAnsi="微软雅黑" w:cs="Microsoft YaHei UI" w:hint="eastAsia"/>
          <w:bCs/>
          <w:noProof/>
          <w:color w:val="000000" w:themeColor="text1"/>
          <w:spacing w:val="12"/>
          <w:sz w:val="18"/>
          <w:szCs w:val="18"/>
        </w:rPr>
        <w:t>便</w:t>
      </w:r>
      <w:r w:rsidR="005C762F">
        <w:rPr>
          <w:rFonts w:ascii="微软雅黑" w:eastAsia="微软雅黑" w:hAnsi="微软雅黑" w:cs="Microsoft YaHei UI" w:hint="eastAsia"/>
          <w:bCs/>
          <w:noProof/>
          <w:color w:val="000000" w:themeColor="text1"/>
          <w:spacing w:val="12"/>
          <w:sz w:val="18"/>
          <w:szCs w:val="18"/>
        </w:rPr>
        <w:t>是这样的</w:t>
      </w:r>
      <w:r w:rsidR="00411FF0">
        <w:rPr>
          <w:rFonts w:ascii="微软雅黑" w:eastAsia="微软雅黑" w:hAnsi="微软雅黑" w:cs="Microsoft YaHei UI" w:hint="eastAsia"/>
          <w:bCs/>
          <w:noProof/>
          <w:color w:val="000000" w:themeColor="text1"/>
          <w:spacing w:val="12"/>
          <w:sz w:val="18"/>
          <w:szCs w:val="18"/>
        </w:rPr>
        <w:t>冒险</w:t>
      </w:r>
      <w:r w:rsidR="005C762F">
        <w:rPr>
          <w:rFonts w:ascii="微软雅黑" w:eastAsia="微软雅黑" w:hAnsi="微软雅黑" w:cs="Microsoft YaHei UI" w:hint="eastAsia"/>
          <w:bCs/>
          <w:noProof/>
          <w:color w:val="000000" w:themeColor="text1"/>
          <w:spacing w:val="12"/>
          <w:sz w:val="18"/>
          <w:szCs w:val="18"/>
        </w:rPr>
        <w:t>，</w:t>
      </w:r>
      <w:r w:rsidR="0007511E">
        <w:rPr>
          <w:rFonts w:ascii="微软雅黑" w:eastAsia="微软雅黑" w:hAnsi="微软雅黑" w:cs="Microsoft YaHei UI" w:hint="eastAsia"/>
          <w:bCs/>
          <w:noProof/>
          <w:color w:val="000000" w:themeColor="text1"/>
          <w:spacing w:val="12"/>
          <w:sz w:val="18"/>
          <w:szCs w:val="18"/>
        </w:rPr>
        <w:t>所以我能永远对他保持敬意。</w:t>
      </w:r>
      <w:r w:rsidR="0009190D">
        <w:rPr>
          <w:rFonts w:ascii="微软雅黑" w:eastAsia="微软雅黑" w:hAnsi="微软雅黑" w:cs="Microsoft YaHei UI" w:hint="eastAsia"/>
          <w:bCs/>
          <w:noProof/>
          <w:color w:val="000000" w:themeColor="text1"/>
          <w:spacing w:val="12"/>
          <w:sz w:val="18"/>
          <w:szCs w:val="18"/>
        </w:rPr>
        <w:t xml:space="preserve"> </w:t>
      </w:r>
    </w:p>
    <w:p w14:paraId="36083FB9" w14:textId="147BEDE0" w:rsidR="00385309" w:rsidRDefault="00A0531A" w:rsidP="00E8548F">
      <w:pPr>
        <w:ind w:firstLineChars="200" w:firstLine="408"/>
        <w:rPr>
          <w:rFonts w:ascii="微软雅黑" w:eastAsia="微软雅黑" w:hAnsi="微软雅黑" w:cs="Microsoft YaHei UI" w:hint="eastAsia"/>
          <w:bCs/>
          <w:noProof/>
          <w:color w:val="000000" w:themeColor="text1"/>
          <w:spacing w:val="12"/>
          <w:sz w:val="18"/>
          <w:szCs w:val="18"/>
        </w:rPr>
      </w:pPr>
      <w:r>
        <w:rPr>
          <w:rFonts w:ascii="微软雅黑" w:eastAsia="微软雅黑" w:hAnsi="微软雅黑" w:cs="Microsoft YaHei UI" w:hint="eastAsia"/>
          <w:bCs/>
          <w:noProof/>
          <w:color w:val="000000" w:themeColor="text1"/>
          <w:spacing w:val="12"/>
          <w:sz w:val="18"/>
          <w:szCs w:val="18"/>
        </w:rPr>
        <w:t>最后，</w:t>
      </w:r>
      <w:r w:rsidR="00E8548F">
        <w:rPr>
          <w:rFonts w:ascii="微软雅黑" w:eastAsia="微软雅黑" w:hAnsi="微软雅黑" w:cs="Microsoft YaHei UI" w:hint="eastAsia"/>
          <w:bCs/>
          <w:noProof/>
          <w:color w:val="000000" w:themeColor="text1"/>
          <w:spacing w:val="12"/>
          <w:sz w:val="18"/>
          <w:szCs w:val="18"/>
        </w:rPr>
        <w:t>我想</w:t>
      </w:r>
      <w:r w:rsidR="002A70FD" w:rsidRPr="002A70FD">
        <w:rPr>
          <w:rFonts w:ascii="微软雅黑" w:eastAsia="微软雅黑" w:hAnsi="微软雅黑" w:cs="Microsoft YaHei UI" w:hint="eastAsia"/>
          <w:bCs/>
          <w:noProof/>
          <w:color w:val="000000" w:themeColor="text1"/>
          <w:spacing w:val="12"/>
          <w:sz w:val="18"/>
          <w:szCs w:val="18"/>
        </w:rPr>
        <w:t>请你</w:t>
      </w:r>
      <w:r w:rsidR="00E8548F">
        <w:rPr>
          <w:rFonts w:ascii="微软雅黑" w:eastAsia="微软雅黑" w:hAnsi="微软雅黑" w:cs="Microsoft YaHei UI" w:hint="eastAsia"/>
          <w:bCs/>
          <w:noProof/>
          <w:color w:val="000000" w:themeColor="text1"/>
          <w:spacing w:val="12"/>
          <w:sz w:val="18"/>
          <w:szCs w:val="18"/>
        </w:rPr>
        <w:t>回忆</w:t>
      </w:r>
      <w:r w:rsidR="002A70FD" w:rsidRPr="002A70FD">
        <w:rPr>
          <w:rFonts w:ascii="微软雅黑" w:eastAsia="微软雅黑" w:hAnsi="微软雅黑" w:cs="Microsoft YaHei UI" w:hint="eastAsia"/>
          <w:bCs/>
          <w:noProof/>
          <w:color w:val="000000" w:themeColor="text1"/>
          <w:spacing w:val="12"/>
          <w:sz w:val="18"/>
          <w:szCs w:val="18"/>
        </w:rPr>
        <w:t>一下，那些</w:t>
      </w:r>
      <w:r w:rsidR="00035493">
        <w:rPr>
          <w:rFonts w:ascii="微软雅黑" w:eastAsia="微软雅黑" w:hAnsi="微软雅黑" w:cs="Microsoft YaHei UI" w:hint="eastAsia"/>
          <w:bCs/>
          <w:noProof/>
          <w:color w:val="000000" w:themeColor="text1"/>
          <w:spacing w:val="12"/>
          <w:sz w:val="18"/>
          <w:szCs w:val="18"/>
        </w:rPr>
        <w:t>自己</w:t>
      </w:r>
      <w:r w:rsidR="002A70FD" w:rsidRPr="002A70FD">
        <w:rPr>
          <w:rFonts w:ascii="微软雅黑" w:eastAsia="微软雅黑" w:hAnsi="微软雅黑" w:cs="Microsoft YaHei UI" w:hint="eastAsia"/>
          <w:bCs/>
          <w:noProof/>
          <w:color w:val="000000" w:themeColor="text1"/>
          <w:spacing w:val="12"/>
          <w:sz w:val="18"/>
          <w:szCs w:val="18"/>
        </w:rPr>
        <w:t>曾经玩过的游戏</w:t>
      </w:r>
      <w:r w:rsidR="00E8548F">
        <w:rPr>
          <w:rFonts w:ascii="微软雅黑" w:eastAsia="微软雅黑" w:hAnsi="微软雅黑" w:cs="Microsoft YaHei UI" w:hint="eastAsia"/>
          <w:bCs/>
          <w:noProof/>
          <w:color w:val="000000" w:themeColor="text1"/>
          <w:spacing w:val="12"/>
          <w:sz w:val="18"/>
          <w:szCs w:val="18"/>
        </w:rPr>
        <w:t>，那些你最喜欢、最沉浸于其中的游</w:t>
      </w:r>
      <w:r w:rsidR="00E8548F">
        <w:rPr>
          <w:rFonts w:ascii="微软雅黑" w:eastAsia="微软雅黑" w:hAnsi="微软雅黑" w:cs="Microsoft YaHei UI" w:hint="eastAsia"/>
          <w:bCs/>
          <w:noProof/>
          <w:color w:val="000000" w:themeColor="text1"/>
          <w:spacing w:val="12"/>
          <w:sz w:val="18"/>
          <w:szCs w:val="18"/>
        </w:rPr>
        <w:lastRenderedPageBreak/>
        <w:t>戏</w:t>
      </w:r>
      <w:r w:rsidR="002A70FD" w:rsidRPr="002A70FD">
        <w:rPr>
          <w:rFonts w:ascii="微软雅黑" w:eastAsia="微软雅黑" w:hAnsi="微软雅黑" w:cs="Microsoft YaHei UI" w:hint="eastAsia"/>
          <w:bCs/>
          <w:noProof/>
          <w:color w:val="000000" w:themeColor="text1"/>
          <w:spacing w:val="12"/>
          <w:sz w:val="18"/>
          <w:szCs w:val="18"/>
        </w:rPr>
        <w:t>——那些在混沌深渊中挣扎上升的时刻，那些在无数次死亡与重生中寻找方向的瞬间，那些第一次目睹未知风景时的震撼，那些面对离别时难以承受的沉默，那些矛盾与和解、执著与倔强、焦虑与激动、畏惧与勇敢交织的情感……这一切，或许你都曾经历过。而</w:t>
      </w:r>
      <w:r w:rsidR="0084520F">
        <w:rPr>
          <w:rFonts w:ascii="微软雅黑" w:eastAsia="微软雅黑" w:hAnsi="微软雅黑" w:cs="Microsoft YaHei UI" w:hint="eastAsia"/>
          <w:bCs/>
          <w:noProof/>
          <w:color w:val="000000" w:themeColor="text1"/>
          <w:spacing w:val="12"/>
          <w:sz w:val="18"/>
          <w:szCs w:val="18"/>
        </w:rPr>
        <w:t>难以置信</w:t>
      </w:r>
      <w:r w:rsidR="002A70FD" w:rsidRPr="002A70FD">
        <w:rPr>
          <w:rFonts w:ascii="微软雅黑" w:eastAsia="微软雅黑" w:hAnsi="微软雅黑" w:cs="Microsoft YaHei UI" w:hint="eastAsia"/>
          <w:bCs/>
          <w:noProof/>
          <w:color w:val="000000" w:themeColor="text1"/>
          <w:spacing w:val="12"/>
          <w:sz w:val="18"/>
          <w:szCs w:val="18"/>
        </w:rPr>
        <w:t>的是，这些复杂而深刻的情感，竟然都能在《死亡搁浅》中</w:t>
      </w:r>
      <w:r w:rsidR="00864448">
        <w:rPr>
          <w:rFonts w:ascii="微软雅黑" w:eastAsia="微软雅黑" w:hAnsi="微软雅黑" w:cs="Microsoft YaHei UI" w:hint="eastAsia"/>
          <w:bCs/>
          <w:noProof/>
          <w:color w:val="000000" w:themeColor="text1"/>
          <w:spacing w:val="12"/>
          <w:sz w:val="18"/>
          <w:szCs w:val="18"/>
        </w:rPr>
        <w:t>有所</w:t>
      </w:r>
      <w:r w:rsidR="002A70FD" w:rsidRPr="002A70FD">
        <w:rPr>
          <w:rFonts w:ascii="微软雅黑" w:eastAsia="微软雅黑" w:hAnsi="微软雅黑" w:cs="Microsoft YaHei UI" w:hint="eastAsia"/>
          <w:bCs/>
          <w:noProof/>
          <w:color w:val="000000" w:themeColor="text1"/>
          <w:spacing w:val="12"/>
          <w:sz w:val="18"/>
          <w:szCs w:val="18"/>
        </w:rPr>
        <w:t>共鸣——至少，我在这个游戏中找到了这些脆弱而美丽的东西。我不敢保证你</w:t>
      </w:r>
      <w:r w:rsidR="0007511E">
        <w:rPr>
          <w:rFonts w:ascii="微软雅黑" w:eastAsia="微软雅黑" w:hAnsi="微软雅黑" w:cs="Microsoft YaHei UI" w:hint="eastAsia"/>
          <w:bCs/>
          <w:noProof/>
          <w:color w:val="000000" w:themeColor="text1"/>
          <w:spacing w:val="12"/>
          <w:sz w:val="18"/>
          <w:szCs w:val="18"/>
        </w:rPr>
        <w:t>去游玩</w:t>
      </w:r>
      <w:r w:rsidR="002A70FD" w:rsidRPr="002A70FD">
        <w:rPr>
          <w:rFonts w:ascii="微软雅黑" w:eastAsia="微软雅黑" w:hAnsi="微软雅黑" w:cs="Microsoft YaHei UI" w:hint="eastAsia"/>
          <w:bCs/>
          <w:noProof/>
          <w:color w:val="000000" w:themeColor="text1"/>
          <w:spacing w:val="12"/>
          <w:sz w:val="18"/>
          <w:szCs w:val="18"/>
        </w:rPr>
        <w:t>也能找到同样的感受，但我真心希望你能体验到——哪怕只是一丝</w:t>
      </w:r>
      <w:r w:rsidR="00035493">
        <w:rPr>
          <w:rFonts w:ascii="微软雅黑" w:eastAsia="微软雅黑" w:hAnsi="微软雅黑" w:cs="Microsoft YaHei UI" w:hint="eastAsia"/>
          <w:bCs/>
          <w:noProof/>
          <w:color w:val="000000" w:themeColor="text1"/>
          <w:spacing w:val="12"/>
          <w:sz w:val="18"/>
          <w:szCs w:val="18"/>
        </w:rPr>
        <w:t>微乎其微</w:t>
      </w:r>
      <w:r w:rsidR="002A70FD" w:rsidRPr="002A70FD">
        <w:rPr>
          <w:rFonts w:ascii="微软雅黑" w:eastAsia="微软雅黑" w:hAnsi="微软雅黑" w:cs="Microsoft YaHei UI" w:hint="eastAsia"/>
          <w:bCs/>
          <w:noProof/>
          <w:color w:val="000000" w:themeColor="text1"/>
          <w:spacing w:val="12"/>
          <w:sz w:val="18"/>
          <w:szCs w:val="18"/>
        </w:rPr>
        <w:t>的触动。如果你</w:t>
      </w:r>
      <w:r w:rsidR="001F782E">
        <w:rPr>
          <w:rFonts w:ascii="微软雅黑" w:eastAsia="微软雅黑" w:hAnsi="微软雅黑" w:cs="Microsoft YaHei UI" w:hint="eastAsia"/>
          <w:bCs/>
          <w:noProof/>
          <w:color w:val="000000" w:themeColor="text1"/>
          <w:spacing w:val="12"/>
          <w:sz w:val="18"/>
          <w:szCs w:val="18"/>
        </w:rPr>
        <w:t>在我的推荐下去玩了《死亡搁浅》，或是</w:t>
      </w:r>
      <w:r w:rsidR="002A70FD" w:rsidRPr="002A70FD">
        <w:rPr>
          <w:rFonts w:ascii="微软雅黑" w:eastAsia="微软雅黑" w:hAnsi="微软雅黑" w:cs="Microsoft YaHei UI" w:hint="eastAsia"/>
          <w:bCs/>
          <w:noProof/>
          <w:color w:val="000000" w:themeColor="text1"/>
          <w:spacing w:val="12"/>
          <w:sz w:val="18"/>
          <w:szCs w:val="18"/>
        </w:rPr>
        <w:t>曾有过这样的感觉，那么我们之间或许已经</w:t>
      </w:r>
      <w:r w:rsidR="00F60EB1">
        <w:rPr>
          <w:rFonts w:ascii="微软雅黑" w:eastAsia="微软雅黑" w:hAnsi="微软雅黑" w:cs="Microsoft YaHei UI" w:hint="eastAsia"/>
          <w:bCs/>
          <w:noProof/>
          <w:color w:val="000000" w:themeColor="text1"/>
          <w:spacing w:val="12"/>
          <w:sz w:val="18"/>
          <w:szCs w:val="18"/>
        </w:rPr>
        <w:t>无形</w:t>
      </w:r>
      <w:r w:rsidR="002A70FD" w:rsidRPr="002A70FD">
        <w:rPr>
          <w:rFonts w:ascii="微软雅黑" w:eastAsia="微软雅黑" w:hAnsi="微软雅黑" w:cs="Microsoft YaHei UI" w:hint="eastAsia"/>
          <w:bCs/>
          <w:noProof/>
          <w:color w:val="000000" w:themeColor="text1"/>
          <w:spacing w:val="12"/>
          <w:sz w:val="18"/>
          <w:szCs w:val="18"/>
        </w:rPr>
        <w:t>建立了一种脆弱而美丽的连接。这种连接，就像游戏中那些跨越时空的点赞，无声却温暖，短暂却永恒</w:t>
      </w:r>
      <w:r w:rsidR="00CB77BE">
        <w:rPr>
          <w:rFonts w:ascii="微软雅黑" w:eastAsia="微软雅黑" w:hAnsi="微软雅黑" w:cs="Microsoft YaHei UI" w:hint="eastAsia"/>
          <w:bCs/>
          <w:noProof/>
          <w:color w:val="000000" w:themeColor="text1"/>
          <w:spacing w:val="12"/>
          <w:sz w:val="18"/>
          <w:szCs w:val="18"/>
        </w:rPr>
        <w:t>，</w:t>
      </w:r>
      <w:r w:rsidR="00C425AF">
        <w:rPr>
          <w:rFonts w:ascii="微软雅黑" w:eastAsia="微软雅黑" w:hAnsi="微软雅黑" w:cs="Microsoft YaHei UI" w:hint="eastAsia"/>
          <w:bCs/>
          <w:noProof/>
          <w:color w:val="000000" w:themeColor="text1"/>
          <w:spacing w:val="12"/>
          <w:sz w:val="18"/>
          <w:szCs w:val="18"/>
        </w:rPr>
        <w:t>这一定是</w:t>
      </w:r>
      <w:r w:rsidR="00CB77BE">
        <w:rPr>
          <w:rFonts w:ascii="微软雅黑" w:eastAsia="微软雅黑" w:hAnsi="微软雅黑" w:cs="Microsoft YaHei UI" w:hint="eastAsia"/>
          <w:bCs/>
          <w:noProof/>
          <w:color w:val="000000" w:themeColor="text1"/>
          <w:spacing w:val="12"/>
          <w:sz w:val="18"/>
          <w:szCs w:val="18"/>
        </w:rPr>
        <w:t>作为战场的荒原上</w:t>
      </w:r>
      <w:r w:rsidR="00FF590C">
        <w:rPr>
          <w:rFonts w:ascii="微软雅黑" w:eastAsia="微软雅黑" w:hAnsi="微软雅黑" w:cs="Microsoft YaHei UI" w:hint="eastAsia"/>
          <w:bCs/>
          <w:noProof/>
          <w:color w:val="000000" w:themeColor="text1"/>
          <w:spacing w:val="12"/>
          <w:sz w:val="18"/>
          <w:szCs w:val="18"/>
        </w:rPr>
        <w:t>那</w:t>
      </w:r>
      <w:r w:rsidR="00CB77BE">
        <w:rPr>
          <w:rFonts w:ascii="微软雅黑" w:eastAsia="微软雅黑" w:hAnsi="微软雅黑" w:cs="Microsoft YaHei UI" w:hint="eastAsia"/>
          <w:bCs/>
          <w:noProof/>
          <w:color w:val="000000" w:themeColor="text1"/>
          <w:spacing w:val="12"/>
          <w:sz w:val="18"/>
          <w:szCs w:val="18"/>
        </w:rPr>
        <w:t>名为</w:t>
      </w:r>
      <w:r w:rsidR="00FF590C">
        <w:rPr>
          <w:rFonts w:ascii="微软雅黑" w:eastAsia="微软雅黑" w:hAnsi="微软雅黑" w:cs="Microsoft YaHei UI" w:hint="eastAsia"/>
          <w:bCs/>
          <w:noProof/>
          <w:color w:val="000000" w:themeColor="text1"/>
          <w:spacing w:val="12"/>
          <w:sz w:val="18"/>
          <w:szCs w:val="18"/>
        </w:rPr>
        <w:t>“</w:t>
      </w:r>
      <w:r w:rsidR="00C425AF">
        <w:rPr>
          <w:rFonts w:ascii="微软雅黑" w:eastAsia="微软雅黑" w:hAnsi="微软雅黑" w:cs="Microsoft YaHei UI" w:hint="eastAsia"/>
          <w:bCs/>
          <w:noProof/>
          <w:color w:val="000000" w:themeColor="text1"/>
          <w:spacing w:val="12"/>
          <w:sz w:val="18"/>
          <w:szCs w:val="18"/>
        </w:rPr>
        <w:t>生命</w:t>
      </w:r>
      <w:r w:rsidR="00FF590C">
        <w:rPr>
          <w:rFonts w:ascii="微软雅黑" w:eastAsia="微软雅黑" w:hAnsi="微软雅黑" w:cs="Microsoft YaHei UI" w:hint="eastAsia"/>
          <w:bCs/>
          <w:noProof/>
          <w:color w:val="000000" w:themeColor="text1"/>
          <w:spacing w:val="12"/>
          <w:sz w:val="18"/>
          <w:szCs w:val="18"/>
        </w:rPr>
        <w:t>”</w:t>
      </w:r>
      <w:r w:rsidR="00C425AF">
        <w:rPr>
          <w:rFonts w:ascii="微软雅黑" w:eastAsia="微软雅黑" w:hAnsi="微软雅黑" w:cs="Microsoft YaHei UI" w:hint="eastAsia"/>
          <w:bCs/>
          <w:noProof/>
          <w:color w:val="000000" w:themeColor="text1"/>
          <w:spacing w:val="12"/>
          <w:sz w:val="18"/>
          <w:szCs w:val="18"/>
        </w:rPr>
        <w:t>的印记</w:t>
      </w:r>
      <w:r w:rsidR="00F60EB1">
        <w:rPr>
          <w:rFonts w:ascii="微软雅黑" w:eastAsia="微软雅黑" w:hAnsi="微软雅黑" w:cs="Microsoft YaHei UI" w:hint="eastAsia"/>
          <w:bCs/>
          <w:noProof/>
          <w:color w:val="000000" w:themeColor="text1"/>
          <w:spacing w:val="12"/>
          <w:sz w:val="18"/>
          <w:szCs w:val="18"/>
        </w:rPr>
        <w:t>。</w:t>
      </w:r>
    </w:p>
    <w:p w14:paraId="591FA094" w14:textId="77777777" w:rsidR="008F322C" w:rsidRPr="00C81025" w:rsidRDefault="008F322C" w:rsidP="00205260">
      <w:pPr>
        <w:ind w:firstLineChars="200" w:firstLine="408"/>
        <w:rPr>
          <w:rFonts w:ascii="微软雅黑" w:eastAsia="微软雅黑" w:hAnsi="微软雅黑" w:cs="Microsoft YaHei UI" w:hint="eastAsia"/>
          <w:bCs/>
          <w:noProof/>
          <w:color w:val="000000" w:themeColor="text1"/>
          <w:spacing w:val="12"/>
          <w:sz w:val="18"/>
          <w:szCs w:val="18"/>
        </w:rPr>
      </w:pPr>
    </w:p>
    <w:p w14:paraId="39ACA906" w14:textId="6551E93E" w:rsidR="00457AFE" w:rsidRPr="004765B9" w:rsidRDefault="00457AFE">
      <w:pPr>
        <w:rPr>
          <w:rFonts w:ascii="微软雅黑" w:eastAsia="微软雅黑" w:hAnsi="微软雅黑" w:hint="eastAsia"/>
        </w:rPr>
      </w:pPr>
    </w:p>
    <w:sectPr w:rsidR="00457AFE" w:rsidRPr="004765B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70EAC" w14:textId="77777777" w:rsidR="005E581D" w:rsidRDefault="005E581D" w:rsidP="00FA57BE">
      <w:pPr>
        <w:rPr>
          <w:rFonts w:hint="eastAsia"/>
        </w:rPr>
      </w:pPr>
      <w:r>
        <w:separator/>
      </w:r>
    </w:p>
  </w:endnote>
  <w:endnote w:type="continuationSeparator" w:id="0">
    <w:p w14:paraId="2BE0C87E" w14:textId="77777777" w:rsidR="005E581D" w:rsidRDefault="005E581D" w:rsidP="00FA57BE">
      <w:pPr>
        <w:rPr>
          <w:rFonts w:hint="eastAsia"/>
        </w:rPr>
      </w:pPr>
      <w:r>
        <w:continuationSeparator/>
      </w:r>
    </w:p>
  </w:endnote>
  <w:endnote w:type="continuationNotice" w:id="1">
    <w:p w14:paraId="45E3A5A3" w14:textId="77777777" w:rsidR="005E581D" w:rsidRDefault="005E581D">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Microsoft YaHei U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B6C8E" w14:textId="77777777" w:rsidR="005E581D" w:rsidRDefault="005E581D" w:rsidP="00FA57BE">
      <w:pPr>
        <w:rPr>
          <w:rFonts w:hint="eastAsia"/>
        </w:rPr>
      </w:pPr>
      <w:r>
        <w:separator/>
      </w:r>
    </w:p>
  </w:footnote>
  <w:footnote w:type="continuationSeparator" w:id="0">
    <w:p w14:paraId="42FB4B5F" w14:textId="77777777" w:rsidR="005E581D" w:rsidRDefault="005E581D" w:rsidP="00FA57BE">
      <w:pPr>
        <w:rPr>
          <w:rFonts w:hint="eastAsia"/>
        </w:rPr>
      </w:pPr>
      <w:r>
        <w:continuationSeparator/>
      </w:r>
    </w:p>
  </w:footnote>
  <w:footnote w:type="continuationNotice" w:id="1">
    <w:p w14:paraId="0C580A11" w14:textId="77777777" w:rsidR="005E581D" w:rsidRDefault="005E581D">
      <w:pPr>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6833FA"/>
    <w:multiLevelType w:val="hybridMultilevel"/>
    <w:tmpl w:val="A052DCE8"/>
    <w:lvl w:ilvl="0" w:tplc="77348F8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73046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A0B"/>
    <w:rsid w:val="00004DCF"/>
    <w:rsid w:val="00005FF5"/>
    <w:rsid w:val="00011CE2"/>
    <w:rsid w:val="00013DFE"/>
    <w:rsid w:val="00015DEB"/>
    <w:rsid w:val="00021683"/>
    <w:rsid w:val="000306E7"/>
    <w:rsid w:val="000344A8"/>
    <w:rsid w:val="000351DA"/>
    <w:rsid w:val="00035493"/>
    <w:rsid w:val="00035DCF"/>
    <w:rsid w:val="0003738F"/>
    <w:rsid w:val="00037B06"/>
    <w:rsid w:val="0004072D"/>
    <w:rsid w:val="00047244"/>
    <w:rsid w:val="0005251A"/>
    <w:rsid w:val="00053674"/>
    <w:rsid w:val="00056A92"/>
    <w:rsid w:val="000574D1"/>
    <w:rsid w:val="00062215"/>
    <w:rsid w:val="000657DF"/>
    <w:rsid w:val="000674CD"/>
    <w:rsid w:val="000724AE"/>
    <w:rsid w:val="00072958"/>
    <w:rsid w:val="00072F24"/>
    <w:rsid w:val="0007511E"/>
    <w:rsid w:val="0009190D"/>
    <w:rsid w:val="000951A8"/>
    <w:rsid w:val="000B5FA3"/>
    <w:rsid w:val="000C08DA"/>
    <w:rsid w:val="000D611F"/>
    <w:rsid w:val="000D7C42"/>
    <w:rsid w:val="000E1541"/>
    <w:rsid w:val="000E2432"/>
    <w:rsid w:val="000E2B68"/>
    <w:rsid w:val="000E63CC"/>
    <w:rsid w:val="000F7327"/>
    <w:rsid w:val="000F73BC"/>
    <w:rsid w:val="00107643"/>
    <w:rsid w:val="00110E00"/>
    <w:rsid w:val="00111291"/>
    <w:rsid w:val="0011579D"/>
    <w:rsid w:val="00123C4D"/>
    <w:rsid w:val="00124063"/>
    <w:rsid w:val="00127E0F"/>
    <w:rsid w:val="0013439A"/>
    <w:rsid w:val="00136393"/>
    <w:rsid w:val="00147F0F"/>
    <w:rsid w:val="001520A5"/>
    <w:rsid w:val="001520BE"/>
    <w:rsid w:val="001573FA"/>
    <w:rsid w:val="001656DA"/>
    <w:rsid w:val="001703CA"/>
    <w:rsid w:val="00186758"/>
    <w:rsid w:val="00186E5F"/>
    <w:rsid w:val="001957C2"/>
    <w:rsid w:val="001961EC"/>
    <w:rsid w:val="0019757C"/>
    <w:rsid w:val="00197B88"/>
    <w:rsid w:val="001A182E"/>
    <w:rsid w:val="001A60C4"/>
    <w:rsid w:val="001B7343"/>
    <w:rsid w:val="001C27DD"/>
    <w:rsid w:val="001C2BF8"/>
    <w:rsid w:val="001C2E79"/>
    <w:rsid w:val="001C75A1"/>
    <w:rsid w:val="001E0922"/>
    <w:rsid w:val="001E6D04"/>
    <w:rsid w:val="001E7290"/>
    <w:rsid w:val="001F0D72"/>
    <w:rsid w:val="001F53D8"/>
    <w:rsid w:val="001F5E05"/>
    <w:rsid w:val="001F782E"/>
    <w:rsid w:val="001F7AB8"/>
    <w:rsid w:val="00200CC3"/>
    <w:rsid w:val="002025F4"/>
    <w:rsid w:val="00205260"/>
    <w:rsid w:val="00222A4E"/>
    <w:rsid w:val="00236CDA"/>
    <w:rsid w:val="0023796C"/>
    <w:rsid w:val="0024299C"/>
    <w:rsid w:val="0025656F"/>
    <w:rsid w:val="00260248"/>
    <w:rsid w:val="00260996"/>
    <w:rsid w:val="00261AFF"/>
    <w:rsid w:val="00261B9E"/>
    <w:rsid w:val="002665BE"/>
    <w:rsid w:val="002668D5"/>
    <w:rsid w:val="002742BF"/>
    <w:rsid w:val="00283A6E"/>
    <w:rsid w:val="002862DF"/>
    <w:rsid w:val="00290970"/>
    <w:rsid w:val="002910C9"/>
    <w:rsid w:val="002929A0"/>
    <w:rsid w:val="00294403"/>
    <w:rsid w:val="002A4682"/>
    <w:rsid w:val="002A70FD"/>
    <w:rsid w:val="002A78E0"/>
    <w:rsid w:val="002A7B6E"/>
    <w:rsid w:val="002B1A17"/>
    <w:rsid w:val="002B28F6"/>
    <w:rsid w:val="002B7CF0"/>
    <w:rsid w:val="002C3B8C"/>
    <w:rsid w:val="002C4256"/>
    <w:rsid w:val="002C42AF"/>
    <w:rsid w:val="002C5235"/>
    <w:rsid w:val="002C5D42"/>
    <w:rsid w:val="002D1531"/>
    <w:rsid w:val="002E4385"/>
    <w:rsid w:val="002E4BCA"/>
    <w:rsid w:val="002F1B6B"/>
    <w:rsid w:val="002F20CD"/>
    <w:rsid w:val="00302BCA"/>
    <w:rsid w:val="00304997"/>
    <w:rsid w:val="00304A67"/>
    <w:rsid w:val="00304A6E"/>
    <w:rsid w:val="003067CD"/>
    <w:rsid w:val="003070C8"/>
    <w:rsid w:val="0031468D"/>
    <w:rsid w:val="003267CA"/>
    <w:rsid w:val="003319DA"/>
    <w:rsid w:val="00333E7F"/>
    <w:rsid w:val="00336D3C"/>
    <w:rsid w:val="0034101B"/>
    <w:rsid w:val="00346BFF"/>
    <w:rsid w:val="00357378"/>
    <w:rsid w:val="003602C6"/>
    <w:rsid w:val="003611B0"/>
    <w:rsid w:val="003622A5"/>
    <w:rsid w:val="00364AD9"/>
    <w:rsid w:val="00367D33"/>
    <w:rsid w:val="003837E0"/>
    <w:rsid w:val="00384F08"/>
    <w:rsid w:val="00385309"/>
    <w:rsid w:val="00385BCC"/>
    <w:rsid w:val="0038651F"/>
    <w:rsid w:val="00392C1C"/>
    <w:rsid w:val="003942B2"/>
    <w:rsid w:val="00395D6E"/>
    <w:rsid w:val="0039784E"/>
    <w:rsid w:val="003A138E"/>
    <w:rsid w:val="003A1BCE"/>
    <w:rsid w:val="003A6C17"/>
    <w:rsid w:val="003A7709"/>
    <w:rsid w:val="003B54CA"/>
    <w:rsid w:val="003D1227"/>
    <w:rsid w:val="003D4A14"/>
    <w:rsid w:val="003E226F"/>
    <w:rsid w:val="003E2876"/>
    <w:rsid w:val="00411FF0"/>
    <w:rsid w:val="00427BAF"/>
    <w:rsid w:val="00427D3E"/>
    <w:rsid w:val="0043265B"/>
    <w:rsid w:val="0043787C"/>
    <w:rsid w:val="00440130"/>
    <w:rsid w:val="0044134C"/>
    <w:rsid w:val="00457AFE"/>
    <w:rsid w:val="00470FFB"/>
    <w:rsid w:val="00472A0A"/>
    <w:rsid w:val="00472D6C"/>
    <w:rsid w:val="0047376D"/>
    <w:rsid w:val="004765B9"/>
    <w:rsid w:val="004768D5"/>
    <w:rsid w:val="004872BA"/>
    <w:rsid w:val="00490C16"/>
    <w:rsid w:val="004950F7"/>
    <w:rsid w:val="00496840"/>
    <w:rsid w:val="004A4EE5"/>
    <w:rsid w:val="004B4268"/>
    <w:rsid w:val="004C602D"/>
    <w:rsid w:val="004C77DA"/>
    <w:rsid w:val="004D0161"/>
    <w:rsid w:val="004E359B"/>
    <w:rsid w:val="004F0AE6"/>
    <w:rsid w:val="004F469C"/>
    <w:rsid w:val="004F5398"/>
    <w:rsid w:val="004F543C"/>
    <w:rsid w:val="004F569D"/>
    <w:rsid w:val="00512807"/>
    <w:rsid w:val="00515E6F"/>
    <w:rsid w:val="0051623A"/>
    <w:rsid w:val="00522430"/>
    <w:rsid w:val="005260B7"/>
    <w:rsid w:val="005300FF"/>
    <w:rsid w:val="00535078"/>
    <w:rsid w:val="00536095"/>
    <w:rsid w:val="00540F44"/>
    <w:rsid w:val="005443B6"/>
    <w:rsid w:val="00554161"/>
    <w:rsid w:val="005570B0"/>
    <w:rsid w:val="0055723E"/>
    <w:rsid w:val="00570CD4"/>
    <w:rsid w:val="00571CAA"/>
    <w:rsid w:val="005A4CF0"/>
    <w:rsid w:val="005C0BF0"/>
    <w:rsid w:val="005C4FB3"/>
    <w:rsid w:val="005C692B"/>
    <w:rsid w:val="005C762F"/>
    <w:rsid w:val="005E0F20"/>
    <w:rsid w:val="005E2009"/>
    <w:rsid w:val="005E581D"/>
    <w:rsid w:val="005E60ED"/>
    <w:rsid w:val="005F09D8"/>
    <w:rsid w:val="005F7467"/>
    <w:rsid w:val="006015BC"/>
    <w:rsid w:val="0060701D"/>
    <w:rsid w:val="00616241"/>
    <w:rsid w:val="00617DE5"/>
    <w:rsid w:val="00622EC1"/>
    <w:rsid w:val="006348EE"/>
    <w:rsid w:val="00636375"/>
    <w:rsid w:val="00645EEA"/>
    <w:rsid w:val="006510A5"/>
    <w:rsid w:val="00671D8C"/>
    <w:rsid w:val="006765A6"/>
    <w:rsid w:val="0068228D"/>
    <w:rsid w:val="00682A2B"/>
    <w:rsid w:val="00686B77"/>
    <w:rsid w:val="00696031"/>
    <w:rsid w:val="006B18E2"/>
    <w:rsid w:val="006B4D30"/>
    <w:rsid w:val="006C082B"/>
    <w:rsid w:val="006C2BCB"/>
    <w:rsid w:val="006C413C"/>
    <w:rsid w:val="006D6B71"/>
    <w:rsid w:val="006D720B"/>
    <w:rsid w:val="006E0B1D"/>
    <w:rsid w:val="006E2E42"/>
    <w:rsid w:val="006E62E2"/>
    <w:rsid w:val="006F5F6E"/>
    <w:rsid w:val="00702558"/>
    <w:rsid w:val="00705FDC"/>
    <w:rsid w:val="007070E5"/>
    <w:rsid w:val="00712360"/>
    <w:rsid w:val="0071264C"/>
    <w:rsid w:val="00713CDD"/>
    <w:rsid w:val="00742361"/>
    <w:rsid w:val="00753ED1"/>
    <w:rsid w:val="00755839"/>
    <w:rsid w:val="00765F75"/>
    <w:rsid w:val="00771AAF"/>
    <w:rsid w:val="00771E7F"/>
    <w:rsid w:val="00775F22"/>
    <w:rsid w:val="00776F93"/>
    <w:rsid w:val="00785959"/>
    <w:rsid w:val="00792A27"/>
    <w:rsid w:val="00797B75"/>
    <w:rsid w:val="007A0C87"/>
    <w:rsid w:val="007A668F"/>
    <w:rsid w:val="007A7296"/>
    <w:rsid w:val="007B1D98"/>
    <w:rsid w:val="007B5B2D"/>
    <w:rsid w:val="007C2C4D"/>
    <w:rsid w:val="007C376C"/>
    <w:rsid w:val="007D14F8"/>
    <w:rsid w:val="007E74FF"/>
    <w:rsid w:val="007F3F81"/>
    <w:rsid w:val="007F7168"/>
    <w:rsid w:val="00801B5B"/>
    <w:rsid w:val="00805CCB"/>
    <w:rsid w:val="00806E1A"/>
    <w:rsid w:val="00813984"/>
    <w:rsid w:val="0082137C"/>
    <w:rsid w:val="00840121"/>
    <w:rsid w:val="008403EE"/>
    <w:rsid w:val="00844EDB"/>
    <w:rsid w:val="00844FA3"/>
    <w:rsid w:val="0084520F"/>
    <w:rsid w:val="00863524"/>
    <w:rsid w:val="00864448"/>
    <w:rsid w:val="00867DCB"/>
    <w:rsid w:val="00871110"/>
    <w:rsid w:val="008734F9"/>
    <w:rsid w:val="00877940"/>
    <w:rsid w:val="008833D5"/>
    <w:rsid w:val="008863F3"/>
    <w:rsid w:val="008869F5"/>
    <w:rsid w:val="00887803"/>
    <w:rsid w:val="008956D4"/>
    <w:rsid w:val="008A515F"/>
    <w:rsid w:val="008A53FA"/>
    <w:rsid w:val="008A762F"/>
    <w:rsid w:val="008A7F5C"/>
    <w:rsid w:val="008B7617"/>
    <w:rsid w:val="008B78AE"/>
    <w:rsid w:val="008D011F"/>
    <w:rsid w:val="008D060C"/>
    <w:rsid w:val="008D27E9"/>
    <w:rsid w:val="008E7CDD"/>
    <w:rsid w:val="008F322C"/>
    <w:rsid w:val="008F758C"/>
    <w:rsid w:val="0090191F"/>
    <w:rsid w:val="00903AB2"/>
    <w:rsid w:val="00907938"/>
    <w:rsid w:val="00911071"/>
    <w:rsid w:val="009114A6"/>
    <w:rsid w:val="009157BE"/>
    <w:rsid w:val="00920D5A"/>
    <w:rsid w:val="00940613"/>
    <w:rsid w:val="00944DF5"/>
    <w:rsid w:val="00945CA6"/>
    <w:rsid w:val="00947063"/>
    <w:rsid w:val="00956C66"/>
    <w:rsid w:val="009606AB"/>
    <w:rsid w:val="009661E6"/>
    <w:rsid w:val="00973A10"/>
    <w:rsid w:val="0098013B"/>
    <w:rsid w:val="00997843"/>
    <w:rsid w:val="009A41B0"/>
    <w:rsid w:val="009B19FE"/>
    <w:rsid w:val="009B44EF"/>
    <w:rsid w:val="009E3B24"/>
    <w:rsid w:val="009F07C4"/>
    <w:rsid w:val="009F233F"/>
    <w:rsid w:val="009F7A93"/>
    <w:rsid w:val="00A04192"/>
    <w:rsid w:val="00A0531A"/>
    <w:rsid w:val="00A102D4"/>
    <w:rsid w:val="00A10C31"/>
    <w:rsid w:val="00A140B4"/>
    <w:rsid w:val="00A260BC"/>
    <w:rsid w:val="00A36ECD"/>
    <w:rsid w:val="00A45C01"/>
    <w:rsid w:val="00A60E86"/>
    <w:rsid w:val="00A620B5"/>
    <w:rsid w:val="00A6552B"/>
    <w:rsid w:val="00A7740E"/>
    <w:rsid w:val="00A808AB"/>
    <w:rsid w:val="00A8253F"/>
    <w:rsid w:val="00A9689A"/>
    <w:rsid w:val="00A97F3D"/>
    <w:rsid w:val="00AA1062"/>
    <w:rsid w:val="00AA370D"/>
    <w:rsid w:val="00AA6E30"/>
    <w:rsid w:val="00AA7652"/>
    <w:rsid w:val="00AB0672"/>
    <w:rsid w:val="00AB29A6"/>
    <w:rsid w:val="00AB723F"/>
    <w:rsid w:val="00AC4928"/>
    <w:rsid w:val="00AD5461"/>
    <w:rsid w:val="00AE11C2"/>
    <w:rsid w:val="00AF5AAF"/>
    <w:rsid w:val="00B036F5"/>
    <w:rsid w:val="00B06261"/>
    <w:rsid w:val="00B06A1E"/>
    <w:rsid w:val="00B120E8"/>
    <w:rsid w:val="00B1301A"/>
    <w:rsid w:val="00B1763B"/>
    <w:rsid w:val="00B233FA"/>
    <w:rsid w:val="00B302C4"/>
    <w:rsid w:val="00B37E36"/>
    <w:rsid w:val="00B43ECF"/>
    <w:rsid w:val="00B5281D"/>
    <w:rsid w:val="00B532CD"/>
    <w:rsid w:val="00B57541"/>
    <w:rsid w:val="00B575BC"/>
    <w:rsid w:val="00B758E2"/>
    <w:rsid w:val="00B872AC"/>
    <w:rsid w:val="00BA5EC0"/>
    <w:rsid w:val="00BA7092"/>
    <w:rsid w:val="00BB115D"/>
    <w:rsid w:val="00BB1EEA"/>
    <w:rsid w:val="00BB2601"/>
    <w:rsid w:val="00BB3CF5"/>
    <w:rsid w:val="00BC0506"/>
    <w:rsid w:val="00BD1B2B"/>
    <w:rsid w:val="00BD1DB1"/>
    <w:rsid w:val="00BD4FF9"/>
    <w:rsid w:val="00BE02B3"/>
    <w:rsid w:val="00BE7AD9"/>
    <w:rsid w:val="00BF289C"/>
    <w:rsid w:val="00BF46E0"/>
    <w:rsid w:val="00BF62AB"/>
    <w:rsid w:val="00BF6F9D"/>
    <w:rsid w:val="00C004FD"/>
    <w:rsid w:val="00C01CC5"/>
    <w:rsid w:val="00C042BD"/>
    <w:rsid w:val="00C07E7C"/>
    <w:rsid w:val="00C2119F"/>
    <w:rsid w:val="00C2579E"/>
    <w:rsid w:val="00C3771A"/>
    <w:rsid w:val="00C425AF"/>
    <w:rsid w:val="00C454ED"/>
    <w:rsid w:val="00C5204D"/>
    <w:rsid w:val="00C630D6"/>
    <w:rsid w:val="00C761CA"/>
    <w:rsid w:val="00C81025"/>
    <w:rsid w:val="00C8449E"/>
    <w:rsid w:val="00C87578"/>
    <w:rsid w:val="00C87F2A"/>
    <w:rsid w:val="00C90122"/>
    <w:rsid w:val="00C921A6"/>
    <w:rsid w:val="00C9359B"/>
    <w:rsid w:val="00CA7239"/>
    <w:rsid w:val="00CA765F"/>
    <w:rsid w:val="00CB77BE"/>
    <w:rsid w:val="00CC0D85"/>
    <w:rsid w:val="00CC576C"/>
    <w:rsid w:val="00CC6494"/>
    <w:rsid w:val="00CC6E54"/>
    <w:rsid w:val="00CD61E8"/>
    <w:rsid w:val="00CE0C00"/>
    <w:rsid w:val="00CE2913"/>
    <w:rsid w:val="00CE33EF"/>
    <w:rsid w:val="00CE4C75"/>
    <w:rsid w:val="00CF065C"/>
    <w:rsid w:val="00CF309F"/>
    <w:rsid w:val="00CF5B44"/>
    <w:rsid w:val="00CF655A"/>
    <w:rsid w:val="00CF703D"/>
    <w:rsid w:val="00D01278"/>
    <w:rsid w:val="00D023B1"/>
    <w:rsid w:val="00D075A0"/>
    <w:rsid w:val="00D1757B"/>
    <w:rsid w:val="00D27C82"/>
    <w:rsid w:val="00D41BB7"/>
    <w:rsid w:val="00D43112"/>
    <w:rsid w:val="00D5238B"/>
    <w:rsid w:val="00D63462"/>
    <w:rsid w:val="00D660BC"/>
    <w:rsid w:val="00D660E7"/>
    <w:rsid w:val="00D67A0B"/>
    <w:rsid w:val="00D74ACF"/>
    <w:rsid w:val="00D92040"/>
    <w:rsid w:val="00D92FF7"/>
    <w:rsid w:val="00D976FF"/>
    <w:rsid w:val="00DA5FEE"/>
    <w:rsid w:val="00DA7E8C"/>
    <w:rsid w:val="00DB0494"/>
    <w:rsid w:val="00DB2A5F"/>
    <w:rsid w:val="00DC052A"/>
    <w:rsid w:val="00DC523D"/>
    <w:rsid w:val="00DD1C90"/>
    <w:rsid w:val="00DE0581"/>
    <w:rsid w:val="00DE438C"/>
    <w:rsid w:val="00DF2B3B"/>
    <w:rsid w:val="00DF702D"/>
    <w:rsid w:val="00E01038"/>
    <w:rsid w:val="00E01375"/>
    <w:rsid w:val="00E1331A"/>
    <w:rsid w:val="00E317F1"/>
    <w:rsid w:val="00E32CDD"/>
    <w:rsid w:val="00E33180"/>
    <w:rsid w:val="00E34553"/>
    <w:rsid w:val="00E53A3C"/>
    <w:rsid w:val="00E669DA"/>
    <w:rsid w:val="00E67F2C"/>
    <w:rsid w:val="00E70915"/>
    <w:rsid w:val="00E72409"/>
    <w:rsid w:val="00E75585"/>
    <w:rsid w:val="00E8548F"/>
    <w:rsid w:val="00E86086"/>
    <w:rsid w:val="00E86212"/>
    <w:rsid w:val="00E942DF"/>
    <w:rsid w:val="00E97208"/>
    <w:rsid w:val="00E97EAD"/>
    <w:rsid w:val="00EA58E9"/>
    <w:rsid w:val="00EA6200"/>
    <w:rsid w:val="00EB7890"/>
    <w:rsid w:val="00EB7D4F"/>
    <w:rsid w:val="00EC23FD"/>
    <w:rsid w:val="00EC5BF9"/>
    <w:rsid w:val="00ED6853"/>
    <w:rsid w:val="00EE66D7"/>
    <w:rsid w:val="00EF0D58"/>
    <w:rsid w:val="00EF33F3"/>
    <w:rsid w:val="00F27727"/>
    <w:rsid w:val="00F3023E"/>
    <w:rsid w:val="00F3180F"/>
    <w:rsid w:val="00F3517A"/>
    <w:rsid w:val="00F44805"/>
    <w:rsid w:val="00F44D31"/>
    <w:rsid w:val="00F4610F"/>
    <w:rsid w:val="00F46E59"/>
    <w:rsid w:val="00F50595"/>
    <w:rsid w:val="00F521B8"/>
    <w:rsid w:val="00F60EB1"/>
    <w:rsid w:val="00F6133A"/>
    <w:rsid w:val="00F66092"/>
    <w:rsid w:val="00F677DD"/>
    <w:rsid w:val="00F76AC4"/>
    <w:rsid w:val="00F93D3A"/>
    <w:rsid w:val="00FA1DB1"/>
    <w:rsid w:val="00FA57BE"/>
    <w:rsid w:val="00FA5A99"/>
    <w:rsid w:val="00FB2AE5"/>
    <w:rsid w:val="00FB37F6"/>
    <w:rsid w:val="00FC01DB"/>
    <w:rsid w:val="00FC1E67"/>
    <w:rsid w:val="00FC3F80"/>
    <w:rsid w:val="00FD101E"/>
    <w:rsid w:val="00FD35A5"/>
    <w:rsid w:val="00FD6BFE"/>
    <w:rsid w:val="00FE779F"/>
    <w:rsid w:val="00FF590C"/>
    <w:rsid w:val="00FF5940"/>
    <w:rsid w:val="00FF6F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D023FD8"/>
  <w15:chartTrackingRefBased/>
  <w15:docId w15:val="{F82BE9C6-6764-48EF-B857-F0E14DAB5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1025"/>
    <w:pPr>
      <w:widowControl w:val="0"/>
      <w:jc w:val="both"/>
    </w:pPr>
    <w:rPr>
      <w:szCs w:val="24"/>
    </w:rPr>
  </w:style>
  <w:style w:type="paragraph" w:styleId="1">
    <w:name w:val="heading 1"/>
    <w:basedOn w:val="a"/>
    <w:next w:val="a"/>
    <w:link w:val="10"/>
    <w:uiPriority w:val="9"/>
    <w:qFormat/>
    <w:rsid w:val="00D67A0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7A0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7A0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67A0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67A0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67A0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67A0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7A0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67A0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7A0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67A0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67A0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67A0B"/>
    <w:rPr>
      <w:rFonts w:cstheme="majorBidi"/>
      <w:color w:val="0F4761" w:themeColor="accent1" w:themeShade="BF"/>
      <w:sz w:val="28"/>
      <w:szCs w:val="28"/>
    </w:rPr>
  </w:style>
  <w:style w:type="character" w:customStyle="1" w:styleId="50">
    <w:name w:val="标题 5 字符"/>
    <w:basedOn w:val="a0"/>
    <w:link w:val="5"/>
    <w:uiPriority w:val="9"/>
    <w:semiHidden/>
    <w:rsid w:val="00D67A0B"/>
    <w:rPr>
      <w:rFonts w:cstheme="majorBidi"/>
      <w:color w:val="0F4761" w:themeColor="accent1" w:themeShade="BF"/>
      <w:sz w:val="24"/>
      <w:szCs w:val="24"/>
    </w:rPr>
  </w:style>
  <w:style w:type="character" w:customStyle="1" w:styleId="60">
    <w:name w:val="标题 6 字符"/>
    <w:basedOn w:val="a0"/>
    <w:link w:val="6"/>
    <w:uiPriority w:val="9"/>
    <w:semiHidden/>
    <w:rsid w:val="00D67A0B"/>
    <w:rPr>
      <w:rFonts w:cstheme="majorBidi"/>
      <w:b/>
      <w:bCs/>
      <w:color w:val="0F4761" w:themeColor="accent1" w:themeShade="BF"/>
    </w:rPr>
  </w:style>
  <w:style w:type="character" w:customStyle="1" w:styleId="70">
    <w:name w:val="标题 7 字符"/>
    <w:basedOn w:val="a0"/>
    <w:link w:val="7"/>
    <w:uiPriority w:val="9"/>
    <w:semiHidden/>
    <w:rsid w:val="00D67A0B"/>
    <w:rPr>
      <w:rFonts w:cstheme="majorBidi"/>
      <w:b/>
      <w:bCs/>
      <w:color w:val="595959" w:themeColor="text1" w:themeTint="A6"/>
    </w:rPr>
  </w:style>
  <w:style w:type="character" w:customStyle="1" w:styleId="80">
    <w:name w:val="标题 8 字符"/>
    <w:basedOn w:val="a0"/>
    <w:link w:val="8"/>
    <w:uiPriority w:val="9"/>
    <w:semiHidden/>
    <w:rsid w:val="00D67A0B"/>
    <w:rPr>
      <w:rFonts w:cstheme="majorBidi"/>
      <w:color w:val="595959" w:themeColor="text1" w:themeTint="A6"/>
    </w:rPr>
  </w:style>
  <w:style w:type="character" w:customStyle="1" w:styleId="90">
    <w:name w:val="标题 9 字符"/>
    <w:basedOn w:val="a0"/>
    <w:link w:val="9"/>
    <w:uiPriority w:val="9"/>
    <w:semiHidden/>
    <w:rsid w:val="00D67A0B"/>
    <w:rPr>
      <w:rFonts w:eastAsiaTheme="majorEastAsia" w:cstheme="majorBidi"/>
      <w:color w:val="595959" w:themeColor="text1" w:themeTint="A6"/>
    </w:rPr>
  </w:style>
  <w:style w:type="paragraph" w:styleId="a3">
    <w:name w:val="Title"/>
    <w:basedOn w:val="a"/>
    <w:next w:val="a"/>
    <w:link w:val="a4"/>
    <w:uiPriority w:val="10"/>
    <w:qFormat/>
    <w:rsid w:val="00D67A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7A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7A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7A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7A0B"/>
    <w:pPr>
      <w:spacing w:before="160" w:after="160"/>
      <w:jc w:val="center"/>
    </w:pPr>
    <w:rPr>
      <w:i/>
      <w:iCs/>
      <w:color w:val="404040" w:themeColor="text1" w:themeTint="BF"/>
    </w:rPr>
  </w:style>
  <w:style w:type="character" w:customStyle="1" w:styleId="a8">
    <w:name w:val="引用 字符"/>
    <w:basedOn w:val="a0"/>
    <w:link w:val="a7"/>
    <w:uiPriority w:val="29"/>
    <w:rsid w:val="00D67A0B"/>
    <w:rPr>
      <w:i/>
      <w:iCs/>
      <w:color w:val="404040" w:themeColor="text1" w:themeTint="BF"/>
    </w:rPr>
  </w:style>
  <w:style w:type="paragraph" w:styleId="a9">
    <w:name w:val="List Paragraph"/>
    <w:basedOn w:val="a"/>
    <w:uiPriority w:val="99"/>
    <w:qFormat/>
    <w:rsid w:val="00D67A0B"/>
    <w:pPr>
      <w:ind w:left="720"/>
      <w:contextualSpacing/>
    </w:pPr>
  </w:style>
  <w:style w:type="character" w:styleId="aa">
    <w:name w:val="Intense Emphasis"/>
    <w:basedOn w:val="a0"/>
    <w:uiPriority w:val="21"/>
    <w:qFormat/>
    <w:rsid w:val="00D67A0B"/>
    <w:rPr>
      <w:i/>
      <w:iCs/>
      <w:color w:val="0F4761" w:themeColor="accent1" w:themeShade="BF"/>
    </w:rPr>
  </w:style>
  <w:style w:type="paragraph" w:styleId="ab">
    <w:name w:val="Intense Quote"/>
    <w:basedOn w:val="a"/>
    <w:next w:val="a"/>
    <w:link w:val="ac"/>
    <w:uiPriority w:val="30"/>
    <w:qFormat/>
    <w:rsid w:val="00D67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67A0B"/>
    <w:rPr>
      <w:i/>
      <w:iCs/>
      <w:color w:val="0F4761" w:themeColor="accent1" w:themeShade="BF"/>
    </w:rPr>
  </w:style>
  <w:style w:type="character" w:styleId="ad">
    <w:name w:val="Intense Reference"/>
    <w:basedOn w:val="a0"/>
    <w:uiPriority w:val="32"/>
    <w:qFormat/>
    <w:rsid w:val="00D67A0B"/>
    <w:rPr>
      <w:b/>
      <w:bCs/>
      <w:smallCaps/>
      <w:color w:val="0F4761" w:themeColor="accent1" w:themeShade="BF"/>
      <w:spacing w:val="5"/>
    </w:rPr>
  </w:style>
  <w:style w:type="character" w:styleId="ae">
    <w:name w:val="Strong"/>
    <w:basedOn w:val="a0"/>
    <w:qFormat/>
    <w:rsid w:val="00C81025"/>
    <w:rPr>
      <w:b/>
    </w:rPr>
  </w:style>
  <w:style w:type="paragraph" w:styleId="af">
    <w:name w:val="header"/>
    <w:basedOn w:val="a"/>
    <w:link w:val="af0"/>
    <w:uiPriority w:val="99"/>
    <w:unhideWhenUsed/>
    <w:rsid w:val="00FA57BE"/>
    <w:pPr>
      <w:tabs>
        <w:tab w:val="center" w:pos="4153"/>
        <w:tab w:val="right" w:pos="8306"/>
      </w:tabs>
      <w:snapToGrid w:val="0"/>
      <w:jc w:val="center"/>
    </w:pPr>
    <w:rPr>
      <w:sz w:val="18"/>
      <w:szCs w:val="18"/>
    </w:rPr>
  </w:style>
  <w:style w:type="character" w:customStyle="1" w:styleId="af0">
    <w:name w:val="页眉 字符"/>
    <w:basedOn w:val="a0"/>
    <w:link w:val="af"/>
    <w:uiPriority w:val="99"/>
    <w:rsid w:val="00FA57BE"/>
    <w:rPr>
      <w:sz w:val="18"/>
      <w:szCs w:val="18"/>
    </w:rPr>
  </w:style>
  <w:style w:type="paragraph" w:styleId="af1">
    <w:name w:val="footer"/>
    <w:basedOn w:val="a"/>
    <w:link w:val="af2"/>
    <w:uiPriority w:val="99"/>
    <w:unhideWhenUsed/>
    <w:rsid w:val="00FA57BE"/>
    <w:pPr>
      <w:tabs>
        <w:tab w:val="center" w:pos="4153"/>
        <w:tab w:val="right" w:pos="8306"/>
      </w:tabs>
      <w:snapToGrid w:val="0"/>
      <w:jc w:val="left"/>
    </w:pPr>
    <w:rPr>
      <w:sz w:val="18"/>
      <w:szCs w:val="18"/>
    </w:rPr>
  </w:style>
  <w:style w:type="character" w:customStyle="1" w:styleId="af2">
    <w:name w:val="页脚 字符"/>
    <w:basedOn w:val="a0"/>
    <w:link w:val="af1"/>
    <w:uiPriority w:val="99"/>
    <w:rsid w:val="00FA57BE"/>
    <w:rPr>
      <w:sz w:val="18"/>
      <w:szCs w:val="18"/>
    </w:rPr>
  </w:style>
  <w:style w:type="character" w:styleId="af3">
    <w:name w:val="Hyperlink"/>
    <w:basedOn w:val="a0"/>
    <w:uiPriority w:val="99"/>
    <w:unhideWhenUsed/>
    <w:rsid w:val="0082137C"/>
    <w:rPr>
      <w:color w:val="467886" w:themeColor="hyperlink"/>
      <w:u w:val="single"/>
    </w:rPr>
  </w:style>
  <w:style w:type="character" w:styleId="af4">
    <w:name w:val="Unresolved Mention"/>
    <w:basedOn w:val="a0"/>
    <w:uiPriority w:val="99"/>
    <w:semiHidden/>
    <w:unhideWhenUsed/>
    <w:rsid w:val="008213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5083847">
      <w:bodyDiv w:val="1"/>
      <w:marLeft w:val="0"/>
      <w:marRight w:val="0"/>
      <w:marTop w:val="0"/>
      <w:marBottom w:val="0"/>
      <w:divBdr>
        <w:top w:val="none" w:sz="0" w:space="0" w:color="auto"/>
        <w:left w:val="none" w:sz="0" w:space="0" w:color="auto"/>
        <w:bottom w:val="none" w:sz="0" w:space="0" w:color="auto"/>
        <w:right w:val="none" w:sz="0" w:space="0" w:color="auto"/>
      </w:divBdr>
      <w:divsChild>
        <w:div w:id="1849054470">
          <w:marLeft w:val="0"/>
          <w:marRight w:val="0"/>
          <w:marTop w:val="0"/>
          <w:marBottom w:val="0"/>
          <w:divBdr>
            <w:top w:val="none" w:sz="0" w:space="0" w:color="auto"/>
            <w:left w:val="none" w:sz="0" w:space="0" w:color="auto"/>
            <w:bottom w:val="none" w:sz="0" w:space="0" w:color="auto"/>
            <w:right w:val="none" w:sz="0" w:space="0" w:color="auto"/>
          </w:divBdr>
          <w:divsChild>
            <w:div w:id="1438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84993">
      <w:bodyDiv w:val="1"/>
      <w:marLeft w:val="0"/>
      <w:marRight w:val="0"/>
      <w:marTop w:val="0"/>
      <w:marBottom w:val="0"/>
      <w:divBdr>
        <w:top w:val="none" w:sz="0" w:space="0" w:color="auto"/>
        <w:left w:val="none" w:sz="0" w:space="0" w:color="auto"/>
        <w:bottom w:val="none" w:sz="0" w:space="0" w:color="auto"/>
        <w:right w:val="none" w:sz="0" w:space="0" w:color="auto"/>
      </w:divBdr>
      <w:divsChild>
        <w:div w:id="245916512">
          <w:marLeft w:val="0"/>
          <w:marRight w:val="0"/>
          <w:marTop w:val="0"/>
          <w:marBottom w:val="0"/>
          <w:divBdr>
            <w:top w:val="none" w:sz="0" w:space="0" w:color="auto"/>
            <w:left w:val="none" w:sz="0" w:space="0" w:color="auto"/>
            <w:bottom w:val="none" w:sz="0" w:space="0" w:color="auto"/>
            <w:right w:val="none" w:sz="0" w:space="0" w:color="auto"/>
          </w:divBdr>
          <w:divsChild>
            <w:div w:id="206991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3051</Words>
  <Characters>3144</Characters>
  <Application>Microsoft Office Word</Application>
  <DocSecurity>0</DocSecurity>
  <Lines>87</Lines>
  <Paragraphs>14</Paragraphs>
  <ScaleCrop>false</ScaleCrop>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JIAQI TANG</dc:creator>
  <cp:keywords/>
  <dc:description/>
  <cp:lastModifiedBy>JIAQI TANG</cp:lastModifiedBy>
  <cp:revision>2</cp:revision>
  <dcterms:created xsi:type="dcterms:W3CDTF">2026-07-24T14:59:00Z</dcterms:created>
  <dcterms:modified xsi:type="dcterms:W3CDTF">2026-07-24T14:59:00Z</dcterms:modified>
</cp:coreProperties>
</file>